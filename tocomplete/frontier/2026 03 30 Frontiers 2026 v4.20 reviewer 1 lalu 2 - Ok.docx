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Ex1.xml" ContentType="application/vnd.ms-office.chartex+xml"/>
  <Override PartName="/word/charts/style1.xml" ContentType="application/vnd.ms-office.chartstyle+xml"/>
  <Override PartName="/word/charts/colors1.xml" ContentType="application/vnd.ms-office.chartcolorsty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63BE93" w14:textId="37D6FAEA" w:rsidR="002868E2" w:rsidRPr="00C40EE5" w:rsidRDefault="00961AD1" w:rsidP="00376CC5">
      <w:pPr>
        <w:pStyle w:val="Title"/>
      </w:pPr>
      <w:r w:rsidRPr="00C40EE5">
        <w:t xml:space="preserve">Orchestrating Value Co-Creation in Digital Education Using the TISE-VALORIZE Framework: </w:t>
      </w:r>
      <w:r w:rsidR="002D0A49" w:rsidRPr="00C40EE5">
        <w:t>From Knowing to Becoming</w:t>
      </w:r>
    </w:p>
    <w:p w14:paraId="5D92C90B" w14:textId="4F127182" w:rsidR="002868E2" w:rsidRPr="00C40EE5" w:rsidRDefault="00961AD1" w:rsidP="00651CA2">
      <w:pPr>
        <w:pStyle w:val="AuthorList"/>
      </w:pPr>
      <w:r w:rsidRPr="00C40EE5">
        <w:t>Meliana Christianti Johan</w:t>
      </w:r>
      <w:r w:rsidR="00A75F87" w:rsidRPr="00C40EE5">
        <w:rPr>
          <w:vertAlign w:val="superscript"/>
        </w:rPr>
        <w:t>1</w:t>
      </w:r>
      <w:r w:rsidRPr="00C40EE5">
        <w:rPr>
          <w:vertAlign w:val="superscript"/>
        </w:rPr>
        <w:t>,2*</w:t>
      </w:r>
      <w:r w:rsidR="002868E2" w:rsidRPr="00C40EE5">
        <w:t xml:space="preserve">, </w:t>
      </w:r>
      <w:proofErr w:type="spellStart"/>
      <w:r w:rsidRPr="00C40EE5">
        <w:t>Armein</w:t>
      </w:r>
      <w:proofErr w:type="spellEnd"/>
      <w:r w:rsidRPr="00C40EE5">
        <w:t xml:space="preserve"> Z. R. Langi</w:t>
      </w:r>
      <w:r w:rsidRPr="00C40EE5">
        <w:rPr>
          <w:vertAlign w:val="superscript"/>
        </w:rPr>
        <w:t>1</w:t>
      </w:r>
      <w:r w:rsidR="002868E2" w:rsidRPr="00C40EE5">
        <w:t xml:space="preserve">, </w:t>
      </w:r>
      <w:r w:rsidRPr="00C40EE5">
        <w:t>I Gusti Bagus Baskara Nugraha</w:t>
      </w:r>
      <w:r w:rsidR="00A75F87" w:rsidRPr="00C40EE5">
        <w:rPr>
          <w:vertAlign w:val="superscript"/>
        </w:rPr>
        <w:t>1</w:t>
      </w:r>
      <w:r w:rsidRPr="00C40EE5">
        <w:t xml:space="preserve">, </w:t>
      </w:r>
      <w:r w:rsidR="00B83B7E" w:rsidRPr="00C40EE5">
        <w:t>Radiant Victor Imbar</w:t>
      </w:r>
      <w:r w:rsidR="00B83B7E" w:rsidRPr="00C40EE5">
        <w:rPr>
          <w:vertAlign w:val="superscript"/>
        </w:rPr>
        <w:t>2</w:t>
      </w:r>
      <w:r w:rsidRPr="00C40EE5">
        <w:t xml:space="preserve">, </w:t>
      </w:r>
      <w:proofErr w:type="spellStart"/>
      <w:r w:rsidR="00B83B7E" w:rsidRPr="00C40EE5">
        <w:t>Parlindungan</w:t>
      </w:r>
      <w:proofErr w:type="spellEnd"/>
      <w:r w:rsidR="00B83B7E" w:rsidRPr="00C40EE5">
        <w:t xml:space="preserve"> Sinaga</w:t>
      </w:r>
      <w:r w:rsidR="00B83B7E" w:rsidRPr="00C40EE5">
        <w:rPr>
          <w:vertAlign w:val="superscript"/>
        </w:rPr>
        <w:t>3</w:t>
      </w:r>
    </w:p>
    <w:p w14:paraId="63379B50" w14:textId="19D9BC70" w:rsidR="002868E2" w:rsidRPr="00C40EE5" w:rsidRDefault="002868E2" w:rsidP="006B2D5B">
      <w:pPr>
        <w:spacing w:before="240" w:after="0"/>
        <w:rPr>
          <w:rFonts w:cs="Times New Roman"/>
          <w:szCs w:val="24"/>
        </w:rPr>
      </w:pPr>
      <w:r w:rsidRPr="00C40EE5">
        <w:rPr>
          <w:rFonts w:cs="Times New Roman"/>
          <w:szCs w:val="24"/>
          <w:vertAlign w:val="superscript"/>
        </w:rPr>
        <w:t>1</w:t>
      </w:r>
      <w:r w:rsidR="00B83B7E" w:rsidRPr="00C40EE5">
        <w:rPr>
          <w:rFonts w:cs="Times New Roman"/>
          <w:szCs w:val="24"/>
        </w:rPr>
        <w:t>School of Electrical Engineering</w:t>
      </w:r>
      <w:r w:rsidRPr="00C40EE5">
        <w:rPr>
          <w:rFonts w:cs="Times New Roman"/>
          <w:szCs w:val="24"/>
        </w:rPr>
        <w:t xml:space="preserve">, </w:t>
      </w:r>
      <w:proofErr w:type="spellStart"/>
      <w:r w:rsidRPr="00C40EE5">
        <w:rPr>
          <w:rFonts w:cs="Times New Roman"/>
          <w:szCs w:val="24"/>
        </w:rPr>
        <w:t>Institut</w:t>
      </w:r>
      <w:proofErr w:type="spellEnd"/>
      <w:r w:rsidR="00B83B7E" w:rsidRPr="00C40EE5">
        <w:rPr>
          <w:rFonts w:cs="Times New Roman"/>
          <w:szCs w:val="24"/>
        </w:rPr>
        <w:t xml:space="preserve"> </w:t>
      </w:r>
      <w:proofErr w:type="spellStart"/>
      <w:r w:rsidR="00B83B7E" w:rsidRPr="00C40EE5">
        <w:rPr>
          <w:rFonts w:cs="Times New Roman"/>
          <w:szCs w:val="24"/>
        </w:rPr>
        <w:t>Teknologi</w:t>
      </w:r>
      <w:proofErr w:type="spellEnd"/>
      <w:r w:rsidR="00B83B7E" w:rsidRPr="00C40EE5">
        <w:rPr>
          <w:rFonts w:cs="Times New Roman"/>
          <w:szCs w:val="24"/>
        </w:rPr>
        <w:t xml:space="preserve"> Bandung</w:t>
      </w:r>
      <w:r w:rsidRPr="00C40EE5">
        <w:rPr>
          <w:rFonts w:cs="Times New Roman"/>
          <w:szCs w:val="24"/>
        </w:rPr>
        <w:t xml:space="preserve">, </w:t>
      </w:r>
      <w:r w:rsidR="00B83B7E" w:rsidRPr="00C40EE5">
        <w:rPr>
          <w:rFonts w:cs="Times New Roman"/>
          <w:szCs w:val="24"/>
        </w:rPr>
        <w:t>Bandung</w:t>
      </w:r>
      <w:r w:rsidRPr="00C40EE5">
        <w:rPr>
          <w:rFonts w:cs="Times New Roman"/>
          <w:szCs w:val="24"/>
        </w:rPr>
        <w:t xml:space="preserve">, </w:t>
      </w:r>
      <w:r w:rsidR="00B83B7E" w:rsidRPr="00C40EE5">
        <w:rPr>
          <w:rFonts w:cs="Times New Roman"/>
          <w:szCs w:val="24"/>
        </w:rPr>
        <w:t>Indonesia</w:t>
      </w:r>
    </w:p>
    <w:p w14:paraId="2419053B" w14:textId="6E9C6938" w:rsidR="00B83B7E" w:rsidRPr="00C40EE5" w:rsidRDefault="00B83B7E" w:rsidP="00B83B7E">
      <w:pPr>
        <w:spacing w:after="0"/>
        <w:rPr>
          <w:rFonts w:cs="Times New Roman"/>
          <w:b/>
          <w:szCs w:val="24"/>
        </w:rPr>
      </w:pPr>
      <w:r w:rsidRPr="00C40EE5">
        <w:rPr>
          <w:rFonts w:cs="Times New Roman"/>
          <w:szCs w:val="24"/>
          <w:vertAlign w:val="superscript"/>
        </w:rPr>
        <w:t>2</w:t>
      </w:r>
      <w:r w:rsidRPr="00C40EE5">
        <w:rPr>
          <w:rFonts w:cs="Times New Roman"/>
          <w:szCs w:val="24"/>
        </w:rPr>
        <w:t>Faculty of Smart Technology and Engineering, Universitas Kristen Maranatha, Bandung, Indonesia</w:t>
      </w:r>
    </w:p>
    <w:p w14:paraId="674E309D" w14:textId="6215FE95" w:rsidR="002868E2" w:rsidRPr="00C40EE5" w:rsidRDefault="00B83B7E" w:rsidP="006B2D5B">
      <w:pPr>
        <w:spacing w:after="0"/>
        <w:rPr>
          <w:rFonts w:cs="Times New Roman"/>
          <w:b/>
          <w:szCs w:val="24"/>
        </w:rPr>
      </w:pPr>
      <w:r w:rsidRPr="00C40EE5">
        <w:rPr>
          <w:rFonts w:cs="Times New Roman"/>
          <w:szCs w:val="24"/>
          <w:vertAlign w:val="superscript"/>
        </w:rPr>
        <w:t>3</w:t>
      </w:r>
      <w:r w:rsidRPr="00C40EE5">
        <w:rPr>
          <w:rFonts w:cs="Times New Roman"/>
          <w:szCs w:val="24"/>
        </w:rPr>
        <w:t>Faculty of Mathematics and Science Education</w:t>
      </w:r>
      <w:r w:rsidR="002868E2" w:rsidRPr="00C40EE5">
        <w:rPr>
          <w:rFonts w:cs="Times New Roman"/>
          <w:szCs w:val="24"/>
        </w:rPr>
        <w:t xml:space="preserve">, </w:t>
      </w:r>
      <w:r w:rsidRPr="00C40EE5">
        <w:rPr>
          <w:rFonts w:cs="Times New Roman"/>
          <w:szCs w:val="24"/>
        </w:rPr>
        <w:t>Universitas Pendidikan Indonesia, Bandung, Indonesia</w:t>
      </w:r>
    </w:p>
    <w:p w14:paraId="3DABEE19" w14:textId="339A7C7F" w:rsidR="002868E2" w:rsidRPr="00C40EE5" w:rsidRDefault="002868E2" w:rsidP="00671D9A">
      <w:pPr>
        <w:spacing w:before="240" w:after="0"/>
        <w:rPr>
          <w:rFonts w:cs="Times New Roman"/>
          <w:b/>
          <w:szCs w:val="24"/>
        </w:rPr>
      </w:pPr>
      <w:r w:rsidRPr="00C40EE5">
        <w:rPr>
          <w:rFonts w:cs="Times New Roman"/>
          <w:b/>
          <w:szCs w:val="24"/>
        </w:rPr>
        <w:t xml:space="preserve">* Correspondence: </w:t>
      </w:r>
      <w:r w:rsidR="00671D9A" w:rsidRPr="00C40EE5">
        <w:rPr>
          <w:rFonts w:cs="Times New Roman"/>
          <w:b/>
          <w:szCs w:val="24"/>
        </w:rPr>
        <w:br/>
      </w:r>
      <w:r w:rsidR="00B83B7E" w:rsidRPr="00C40EE5">
        <w:rPr>
          <w:rFonts w:cs="Times New Roman"/>
          <w:szCs w:val="24"/>
        </w:rPr>
        <w:t>Meliana Christianti Johan</w:t>
      </w:r>
      <w:r w:rsidR="00671D9A" w:rsidRPr="00C40EE5">
        <w:rPr>
          <w:rFonts w:cs="Times New Roman"/>
          <w:szCs w:val="24"/>
        </w:rPr>
        <w:br/>
      </w:r>
      <w:r w:rsidR="00B83B7E" w:rsidRPr="00C40EE5">
        <w:rPr>
          <w:rFonts w:cs="Times New Roman"/>
          <w:szCs w:val="24"/>
        </w:rPr>
        <w:t>meliana.christianti@it.maranatha.edu</w:t>
      </w:r>
    </w:p>
    <w:p w14:paraId="07DA009D" w14:textId="36A51A60" w:rsidR="00EA3D3C" w:rsidRPr="00C40EE5" w:rsidRDefault="00817DD6" w:rsidP="00651CA2">
      <w:pPr>
        <w:pStyle w:val="AuthorList"/>
      </w:pPr>
      <w:r w:rsidRPr="00C40EE5">
        <w:t xml:space="preserve">Keywords: </w:t>
      </w:r>
      <w:r w:rsidR="00F34A97" w:rsidRPr="00C40EE5">
        <w:t>artificial intelligence, cognitive load theory, engineering education, professional identity formation, self-determination theory, TISE-VALORIZE framework, value co-creation</w:t>
      </w:r>
    </w:p>
    <w:p w14:paraId="51563E1B" w14:textId="77777777" w:rsidR="008E2B54" w:rsidRPr="00C40EE5" w:rsidRDefault="00EA3D3C" w:rsidP="00147395">
      <w:pPr>
        <w:pStyle w:val="AuthorList"/>
      </w:pPr>
      <w:r w:rsidRPr="00C40EE5">
        <w:t>Abstract</w:t>
      </w:r>
    </w:p>
    <w:p w14:paraId="3FAC0F7B" w14:textId="0A123582" w:rsidR="00EA3D3C" w:rsidDel="00415391" w:rsidRDefault="00C17424" w:rsidP="005B71B4">
      <w:pPr>
        <w:jc w:val="both"/>
        <w:rPr>
          <w:del w:id="0" w:author="Meliana Christianti J." w:date="2026-03-30T07:53:00Z" w16du:dateUtc="2026-03-30T00:53:00Z"/>
        </w:rPr>
      </w:pPr>
      <w:r w:rsidRPr="00C40EE5">
        <w:t xml:space="preserve">AI can automate technical activities, but it can't teach skills that only people have. </w:t>
      </w:r>
      <w:ins w:id="1" w:author="Meliana Christianti J." w:date="2026-03-30T11:07:00Z">
        <w:r w:rsidR="00415391" w:rsidRPr="00415391">
          <w:rPr>
            <w:highlight w:val="darkGray"/>
            <w:rPrChange w:id="2" w:author="Meliana Christianti J." w:date="2026-03-30T11:07:00Z" w16du:dateUtc="2026-03-30T04:07:00Z">
              <w:rPr/>
            </w:rPrChange>
          </w:rPr>
          <w:t xml:space="preserve">This study proposes the TISE-VALORIZE framework and presents a preliminary empirical examination of its association with student performance outcomes in digital engineering education. A posttest-only quasi-experimental study with non-equivalent cross-cohort groups involved 138 undergraduate engineering students: one intervention group implementing TISE-VALORIZE (n = 53) and two control groups receiving conventional instruction (n = 42; n = 43). Student performance was evaluated through Structured Academic Activities assessed with </w:t>
        </w:r>
      </w:ins>
      <w:ins w:id="3" w:author="Meliana Christianti J." w:date="2026-03-30T11:07:00Z" w16du:dateUtc="2026-03-30T04:07:00Z">
        <w:r w:rsidR="00415391" w:rsidRPr="00415391">
          <w:rPr>
            <w:highlight w:val="darkGray"/>
            <w:rPrChange w:id="4" w:author="Meliana Christianti J." w:date="2026-03-30T11:07:00Z" w16du:dateUtc="2026-03-30T04:07:00Z">
              <w:rPr/>
            </w:rPrChange>
          </w:rPr>
          <w:t>Bloom’s</w:t>
        </w:r>
      </w:ins>
      <w:ins w:id="5" w:author="Meliana Christianti J." w:date="2026-03-30T11:07:00Z">
        <w:r w:rsidR="00415391" w:rsidRPr="00415391">
          <w:rPr>
            <w:highlight w:val="darkGray"/>
            <w:rPrChange w:id="6" w:author="Meliana Christianti J." w:date="2026-03-30T11:07:00Z" w16du:dateUtc="2026-03-30T04:07:00Z">
              <w:rPr/>
            </w:rPrChange>
          </w:rPr>
          <w:t xml:space="preserve"> Taxonomy-aligned rubric. The intervention group showed higher mean scores (M = 94.98, SD = 7.21) and lower score variance (Var = 52.01) than Control 1 (M = 88.70, SD = 18.33, Var = 335.78) and Control 2 (M = 86.54, SD = 17.05, Var = 290.98). A one-way ANOVA indicated a significant group difference, F(2, 135) = 4.41, p = .014, η² = .061, and Tukey post-hoc tests showed significant differences between the intervention group and both control groups (p = .021 and p = .001).</w:t>
        </w:r>
        <w:r w:rsidR="00415391" w:rsidRPr="00415391">
          <w:t xml:space="preserve"> </w:t>
        </w:r>
      </w:ins>
      <w:del w:id="7" w:author="Meliana Christianti J." w:date="2026-03-30T11:07:00Z" w16du:dateUtc="2026-03-30T04:07:00Z">
        <w:r w:rsidRPr="00C40EE5" w:rsidDel="00415391">
          <w:delText xml:space="preserve">This research introduces the Triune-Intelligence Smart Engineering and VALORIZE framework, a conceptual advancement that integrates human, artificial, and natural intelligence via a cyclical "perceive-understand-decide-act-learn" cognitive cycle. Three </w:delText>
        </w:r>
        <w:r w:rsidR="00C40EE5" w:rsidRPr="00C40EE5" w:rsidDel="00415391">
          <w:delText>keyways</w:delText>
        </w:r>
        <w:r w:rsidRPr="00C40EE5" w:rsidDel="00415391">
          <w:delText xml:space="preserve"> were employed to put the framework into action: systematic knowledge mapping to assist specialists construct their schemas, professional simulations that treat the classroom like a job, and a knowledge marketplace where student-created artifacts contribute value to the community. </w:delText>
        </w:r>
      </w:del>
      <w:del w:id="8" w:author="Meliana Christianti J." w:date="2026-03-30T07:50:00Z" w16du:dateUtc="2026-03-30T00:50:00Z">
        <w:r w:rsidRPr="00C40EE5" w:rsidDel="005B71B4">
          <w:delText>To test this strategy, the framework was compared to conventional instruction in an initial study of three groups of undergraduate engineering students. Statistical results show that the experimental group did far better in school and had a much smaller range of scores than the control groups</w:delText>
        </w:r>
        <w:r w:rsidR="00E860F7" w:rsidRPr="00C40EE5" w:rsidDel="005B71B4">
          <w:delText>.</w:delText>
        </w:r>
      </w:del>
      <w:del w:id="9" w:author="Meliana Christianti J." w:date="2026-03-30T11:05:00Z" w16du:dateUtc="2026-03-30T04:05:00Z">
        <w:r w:rsidR="00E860F7" w:rsidRPr="00C40EE5" w:rsidDel="00415391">
          <w:delText xml:space="preserve"> </w:delText>
        </w:r>
      </w:del>
      <w:ins w:id="10" w:author="Meliana Christianti J." w:date="2026-03-30T00:56:00Z" w16du:dateUtc="2026-03-29T17:56:00Z">
        <w:r w:rsidR="004F5933" w:rsidRPr="004A7545">
          <w:rPr>
            <w:highlight w:val="lightGray"/>
            <w:rPrChange w:id="11" w:author="Meliana Christianti J." w:date="2026-03-30T03:29:00Z" w16du:dateUtc="2026-03-29T20:29:00Z">
              <w:rPr/>
            </w:rPrChange>
          </w:rPr>
          <w:t>These preliminary results suggest that the framework may support more consistent learning outcomes. However, direct measures of cognitive load, motivation, and related psychological processes were not included in the present study.</w:t>
        </w:r>
      </w:ins>
      <w:del w:id="12" w:author="Meliana Christianti J." w:date="2026-03-30T00:56:00Z" w16du:dateUtc="2026-03-29T17:56:00Z">
        <w:r w:rsidR="00E860F7" w:rsidRPr="004A7545" w:rsidDel="004F5933">
          <w:rPr>
            <w:highlight w:val="lightGray"/>
            <w:rPrChange w:id="13" w:author="Meliana Christianti J." w:date="2026-03-30T03:29:00Z" w16du:dateUtc="2026-03-29T20:29:00Z">
              <w:rPr/>
            </w:rPrChange>
          </w:rPr>
          <w:delText>These results indicate that the framework promotes more equal and consistent learning outcomes by alleviating unnecessary cognitive burden and addressing psychological demands for autonomy and relatedness</w:delText>
        </w:r>
      </w:del>
      <w:del w:id="14" w:author="Meliana Christianti J." w:date="2026-03-30T02:40:00Z" w16du:dateUtc="2026-03-29T19:40:00Z">
        <w:r w:rsidR="00E860F7" w:rsidRPr="004A7545" w:rsidDel="008F134B">
          <w:rPr>
            <w:highlight w:val="lightGray"/>
            <w:rPrChange w:id="15" w:author="Meliana Christianti J." w:date="2026-03-30T03:29:00Z" w16du:dateUtc="2026-03-29T20:29:00Z">
              <w:rPr/>
            </w:rPrChange>
          </w:rPr>
          <w:delText>.</w:delText>
        </w:r>
      </w:del>
      <w:ins w:id="16" w:author="Meliana Christianti J." w:date="2026-03-30T11:05:00Z" w16du:dateUtc="2026-03-30T04:05:00Z">
        <w:r w:rsidR="00415391">
          <w:t xml:space="preserve"> </w:t>
        </w:r>
      </w:ins>
      <w:del w:id="17" w:author="Meliana Christianti J." w:date="2026-03-30T11:05:00Z" w16du:dateUtc="2026-03-30T04:05:00Z">
        <w:r w:rsidR="00E860F7" w:rsidRPr="00C40EE5" w:rsidDel="00415391">
          <w:delText xml:space="preserve"> </w:delText>
        </w:r>
      </w:del>
      <w:ins w:id="18" w:author="Meliana Christianti J." w:date="2026-03-30T07:53:00Z">
        <w:r w:rsidR="005B71B4" w:rsidRPr="00221A28">
          <w:rPr>
            <w:highlight w:val="lightGray"/>
            <w:rPrChange w:id="19" w:author="Meliana Christianti J." w:date="2026-03-30T09:11:00Z" w16du:dateUtc="2026-03-30T02:11:00Z">
              <w:rPr/>
            </w:rPrChange>
          </w:rPr>
          <w:t>These findings provide preliminary support for the framework’s potential to improve performance consistency, while larger-scale studies with direct measures of cognitive and motivational processes are needed</w:t>
        </w:r>
        <w:r w:rsidR="005B71B4" w:rsidRPr="005B71B4">
          <w:t>.</w:t>
        </w:r>
      </w:ins>
      <w:del w:id="20" w:author="Meliana Christianti J." w:date="2026-03-30T07:53:00Z" w16du:dateUtc="2026-03-30T00:53:00Z">
        <w:r w:rsidR="00E860F7" w:rsidRPr="00C40EE5" w:rsidDel="005B71B4">
          <w:delText>This study presents a scalable educational framework designed to equip graduates for professional settings characterized by the growing automation of regular cognitive tasks</w:delText>
        </w:r>
        <w:r w:rsidR="00A00487" w:rsidRPr="00C40EE5" w:rsidDel="005B71B4">
          <w:rPr>
            <w:szCs w:val="24"/>
          </w:rPr>
          <w:delText>.</w:delText>
        </w:r>
      </w:del>
    </w:p>
    <w:p w14:paraId="50ED90C4" w14:textId="77777777" w:rsidR="00415391" w:rsidRDefault="00415391" w:rsidP="00F34A97">
      <w:pPr>
        <w:jc w:val="both"/>
        <w:rPr>
          <w:ins w:id="21" w:author="Meliana Christianti J." w:date="2026-03-30T11:02:00Z" w16du:dateUtc="2026-03-30T04:02:00Z"/>
          <w:szCs w:val="24"/>
        </w:rPr>
      </w:pPr>
    </w:p>
    <w:p w14:paraId="46DAC1F7" w14:textId="77777777" w:rsidR="00EA3D3C" w:rsidRPr="00C40EE5" w:rsidRDefault="00EA3D3C">
      <w:pPr>
        <w:pStyle w:val="Heading1"/>
        <w:pPrChange w:id="22" w:author="Meliana Christianti J." w:date="2026-03-30T11:02:00Z" w16du:dateUtc="2026-03-30T04:02:00Z">
          <w:pPr>
            <w:jc w:val="both"/>
          </w:pPr>
        </w:pPrChange>
      </w:pPr>
      <w:r w:rsidRPr="00C40EE5">
        <w:t>Introduction</w:t>
      </w:r>
    </w:p>
    <w:p w14:paraId="055098AD" w14:textId="0E8C71A1" w:rsidR="00497D83" w:rsidRPr="00C40EE5" w:rsidRDefault="0075616E" w:rsidP="0075616E">
      <w:pPr>
        <w:pStyle w:val="NormalWeb"/>
        <w:jc w:val="both"/>
      </w:pPr>
      <w:r w:rsidRPr="00C40EE5">
        <w:t xml:space="preserve">Engineering education is shifting from a content-based approach to competency development </w:t>
      </w:r>
      <w:r w:rsidR="00A46F35" w:rsidRPr="00C40EE5">
        <w:fldChar w:fldCharType="begin" w:fldLock="1"/>
      </w:r>
      <w:r w:rsidR="0039343F" w:rsidRPr="00C40EE5">
        <w:instrText>ADDIN CSL_CITATION {"citationItems":[{"id":"ITEM-1","itemData":{"DOI":"10.15388/infedu.2023.23","author":[{"dropping-particle":"","family":"Charytanowicz","given":"Małgorzata","non-dropping-particle":"","parse-names":false,"suffix":""}],"container-title":"Informatics in Education","id":"ITEM-1","issue":"3","issued":{"date-parts":[["2023"]]},"page":"351-368","title":"Online Education vs Traditional Education : Analysis of Student Performance in Computer Science using Shapley Additive Explanations","type":"article-journal","volume":"22"},"uris":["http://www.mendeley.com/documents/?uuid=2341b0b9-951c-4cff-a93f-863fb65f61f9"]}],"mendeley":{"formattedCitation":"(Charytanowicz, 2023)","plainTextFormattedCitation":"(Charytanowicz, 2023)","previouslyFormattedCitation":"(Charytanowicz, 2023)"},"properties":{"noteIndex":0},"schema":"https://github.com/citation-style-language/schema/raw/master/csl-citation.json"}</w:instrText>
      </w:r>
      <w:r w:rsidR="00A46F35" w:rsidRPr="00C40EE5">
        <w:fldChar w:fldCharType="separate"/>
      </w:r>
      <w:r w:rsidR="00A46F35" w:rsidRPr="00C40EE5">
        <w:rPr>
          <w:noProof/>
        </w:rPr>
        <w:t>(Charytanowicz, 2023)</w:t>
      </w:r>
      <w:r w:rsidR="00A46F35" w:rsidRPr="00C40EE5">
        <w:fldChar w:fldCharType="end"/>
      </w:r>
      <w:r w:rsidR="00A46F35" w:rsidRPr="00C40EE5">
        <w:t xml:space="preserve">. </w:t>
      </w:r>
      <w:r w:rsidR="00E860F7" w:rsidRPr="00C40EE5">
        <w:t xml:space="preserve">Other empirical studies indicate that the disparity between education and industry endures, even among high-achieving graduates: analyses of software engineering practices consistently reveal a misalignment between the focus of </w:t>
      </w:r>
      <w:r w:rsidR="00165D58" w:rsidRPr="00C40EE5">
        <w:t>higher education</w:t>
      </w:r>
      <w:r w:rsidR="00E860F7" w:rsidRPr="00C40EE5">
        <w:t xml:space="preserve"> programs and the requirements of practitioners in professional settings, including both technical and professional aspects</w:t>
      </w:r>
      <w:r w:rsidR="00795BCD" w:rsidRPr="00C40EE5">
        <w:t xml:space="preserve"> </w:t>
      </w:r>
      <w:r w:rsidR="00795BCD" w:rsidRPr="00C40EE5">
        <w:fldChar w:fldCharType="begin" w:fldLock="1"/>
      </w:r>
      <w:r w:rsidR="00795BCD" w:rsidRPr="00C40EE5">
        <w:instrText>ADDIN CSL_CITATION {"citationItems":[{"id":"ITEM-1","itemData":{"DOI":"10.1145/3567837","ISSN":"19466226","abstract":"Many practitioners might struggle with becoming productive in different software engineering (SE) roles due to misalignment of the skills learnt during the university time with what is expected in the industry. Companies spend significant resources to train the personnel, whose academic backgrounds are not only based on \"computing disciplines\". Hiring properly trained practitioners allows employers to spend less time while incorporating them more efficiently into the workforce; for employees, knowing the most important skillset is helpful to increase their chance of employability. On the other hand, for academia, understanding the necessary skillset is critical to make curriculum updates. To achieve these objectives, we conducted a survey, which was responded to by 628 software practitioners, who completed their undergraduate degree in Turkey, working in 13 countries. This paper sheds light on the most important (hard and soft) skills in the industry by presenting various cross-factor analyses as well as their coverage in the academic curriculum (mostly in Turkish universities). The results showed that the most important skills are related to various factors such as profiles of the practitioners (e.g., SE role(s), work experience) and the characteristics of the product developed by the practitioner. The findings revealed that both academia and industry should invest in skills improvement: academia can make necessary educational updates according to industrial needs; whereas industry can provide practical experiences to students. By creating the awareness of the expected skillset, both practitioners and academics will benefit from the results, which help close the gaps that can and should be achieved through more Industry Academia Collaborations (IACs).","author":[{"dropping-particle":"","family":"Akdur","given":"Deniz","non-dropping-particle":"","parse-names":false,"suffix":""}],"container-title":"ACM Transactions on Computing Education","id":"ITEM-1","issue":"1","issued":{"date-parts":[["2022"]]},"title":"Analysis of Software Engineering Skills Gap in the Industry","type":"article-journal","volume":"23"},"uris":["http://www.mendeley.com/documents/?uuid=0e26f319-22e1-412f-a7d1-7064422c2bd9"]},{"id":"ITEM-2","itemData":{"DOI":"10.1145/3360497","ISSN":"19466226","abstract":"Context: Knowledge level and productivity of the software engineering (SE) workforce are the subject of regular discussions among practitioners, educators, and researchers. There have beenmany efforts tomeasure and improve the knowledge gap between SE education and industrial needs. Objective: Although the existing efforts for aligning SE education and industrial needs have provided valuable insights, there is a need for analyzing the SE topics in a more \"fine-grained\" manner; i.e., knowing that SE university graduates should know more about requirements engineering is important, but it is more valuable to know the exact topics of requirements engineering that are most important in the industry. Method: We achieve the above objective by assessing the knowledge gaps of software engineers by designing and executing an opinion survey on levels of knowledge learned in universities versus skills needed in industry. We designed the survey by using the SE knowledge areas (KAs) from the latest version of the Software Engineering Body of Knowledge (SWEBOK v3), which classifies the SE knowledge into 12 KAs, which are themselves broken down into 67 subareas (sub-KAs) in total. Our analysis is based on (opinion) data gathered from 129 practitioners, who are mostly based in Turkey. Results: Based on our findings, we recommend that educators should include more materials on software maintenance, software configuration management, and testing in their SE curriculum. Based on the literature as well as the current trends in industry, we provide actionable suggestions to improve SE curriculum to decrease the knowledge gap.","author":[{"dropping-particle":"","family":"Garousi","given":"Vahid","non-dropping-particle":"","parse-names":false,"suffix":""},{"dropping-particle":"","family":"Giray","given":"Gorkem","non-dropping-particle":"","parse-names":false,"suffix":""},{"dropping-particle":"","family":"Tuzun","given":"Eray","non-dropping-particle":"","parse-names":false,"suffix":""}],"container-title":"ACM Transactions on Computing Education","id":"ITEM-2","issue":"1","issued":{"date-parts":[["2019"]]},"title":"Understanding the knowledge gaps of software engineers: An empirical analysis based on SWEBOK","type":"article-journal","volume":"20"},"uris":["http://www.mendeley.com/documents/?uuid=f1d21236-e7c4-4b8d-9fad-a987f29211ed"]}],"mendeley":{"formattedCitation":"(Garousi, Giray and Tuzun, 2019; Akdur, 2022)","manualFormatting":"(Garousi, Giray, and Tuzun, 2019; Akdur, 2022)","plainTextFormattedCitation":"(Garousi, Giray and Tuzun, 2019; Akdur, 2022)","previouslyFormattedCitation":"(Garousi, Giray and Tuzun, 2019; Akdur, 2022)"},"properties":{"noteIndex":0},"schema":"https://github.com/citation-style-language/schema/raw/master/csl-citation.json"}</w:instrText>
      </w:r>
      <w:r w:rsidR="00795BCD" w:rsidRPr="00C40EE5">
        <w:fldChar w:fldCharType="separate"/>
      </w:r>
      <w:r w:rsidR="00795BCD" w:rsidRPr="00C40EE5">
        <w:rPr>
          <w:noProof/>
        </w:rPr>
        <w:t>(Garousi, Giray, and Tuzun, 2019)</w:t>
      </w:r>
      <w:r w:rsidR="00795BCD" w:rsidRPr="00C40EE5">
        <w:fldChar w:fldCharType="end"/>
      </w:r>
      <w:r w:rsidR="00795BCD" w:rsidRPr="00C40EE5">
        <w:t>.</w:t>
      </w:r>
      <w:r w:rsidRPr="00C40EE5">
        <w:t xml:space="preserve"> </w:t>
      </w:r>
      <w:r w:rsidR="00E860F7" w:rsidRPr="00C40EE5">
        <w:t xml:space="preserve">To build a long-lasting smart campus ecosystem, many tools and </w:t>
      </w:r>
      <w:r w:rsidR="00E860F7" w:rsidRPr="00C40EE5">
        <w:lastRenderedPageBreak/>
        <w:t>frameworks are being created to test preparedness and include digital transformation</w:t>
      </w:r>
      <w:r w:rsidRPr="00C40EE5">
        <w:t xml:space="preserve"> </w:t>
      </w:r>
      <w:r w:rsidRPr="00C40EE5">
        <w:fldChar w:fldCharType="begin" w:fldLock="1"/>
      </w:r>
      <w:r w:rsidR="0011535F" w:rsidRPr="00C40EE5">
        <w:instrText>ADDIN CSL_CITATION {"citationItems":[{"id":"ITEM-1","itemData":{"DOI":"10.5614/itbj.ict.res.appl.2025.18.3.5","author":[{"dropping-particle":"","family":"Imbar","given":"Radiant Victor","non-dropping-particle":"","parse-names":false,"suffix":""},{"dropping-particle":"","family":"Supangkat","given":"Suhono H","non-dropping-particle":"","parse-names":false,"suffix":""},{"dropping-particle":"","family":"Langi","given":"Armein Z R","non-dropping-particle":"","parse-names":false,"suffix":""},{"dropping-particle":"","family":"Arman","given":"Arry A","non-dropping-particle":"","parse-names":false,"suffix":""},{"dropping-particle":"","family":"Johan","given":"Meliana Christianti","non-dropping-particle":"","parse-names":false,"suffix":""},{"dropping-particle":"","family":"Java","given":"West","non-dropping-particle":"","parse-names":false,"suffix":""},{"dropping-particle":"","family":"Java","given":"West","non-dropping-particle":"","parse-names":false,"suffix":""}],"container-title":"Journal of ICT Research and Applications","id":"ITEM-1","issue":"3","issued":{"date-parts":[["2025"]]},"page":"258-269","title":"Smart Campus Framework : Definition, Model, Measurement from Anthropocentric, Systemic and Technological Perspectives","type":"article-journal","volume":"18"},"uris":["http://www.mendeley.com/documents/?uuid=b0d6a565-afb5-47e7-b33f-a3e0b9212b92"]},{"id":"ITEM-2","itemData":{"author":[{"dropping-particle":"V","family":"Imbar","given":"Radiant","non-dropping-particle":"","parse-names":false,"suffix":""},{"dropping-particle":"","family":"Supangkat","given":"Suhono H","non-dropping-particle":"","parse-names":false,"suffix":""},{"dropping-particle":"","family":"Langi","given":"Armein","non-dropping-particle":"","parse-names":false,"suffix":""},{"dropping-particle":"","family":"Arman","given":"Arry A","non-dropping-particle":"","parse-names":false,"suffix":""}],"container-title":"World Transactions on Engineering and Technology Education","id":"ITEM-2","issue":"2","issued":{"date-parts":[["2022"]]},"page":"101-106","title":"Digital transformation readiness in Indonesian institutions of higher education","type":"article-journal","volume":"20"},"uris":["http://www.mendeley.com/documents/?uuid=8e38ca4d-cb30-4fe1-b188-dd964e596afb"]},{"id":"ITEM-3","itemData":{"DOI":"10.5614/itbj.ict.res.appl.2025.18.3.5","ISBN":"9789464638318","author":[{"dropping-particle":"","family":"Johan","given":"Meliana Christianti","non-dropping-particle":"","parse-names":false,"suffix":""},{"dropping-particle":"","family":"Langi","given":"Armein Z R","non-dropping-particle":"","parse-names":false,"suffix":""},{"dropping-particle":"","family":"Imbar","given":"Radiant Victor","non-dropping-particle":"","parse-names":false,"suffix":""}],"container-title":"International Conference on Lifespan Innovation","id":"ITEM-3","issued":{"date-parts":[["2025"]]},"publisher":"Atlantis Press","title":"Digital Transformation in Education, Research and Community Service for Smart Campus","type":"paper-conference"},"uris":["http://www.mendeley.com/documents/?uuid=14dcfe1c-db99-4c66-9e08-c4ba56239f21"]}],"mendeley":{"formattedCitation":"(Imbar &lt;i&gt;et al.&lt;/i&gt;, 2022, 2025; Johan, Langi and Imbar, 2025)","manualFormatting":"(R. V. Imbar et al., 2022; Imbar et al., 2025; Johan, Langi, and Imbar, 2025)","plainTextFormattedCitation":"(Imbar et al., 2022, 2025; Johan, Langi and Imbar, 2025)","previouslyFormattedCitation":"(Imbar &lt;i&gt;et al.&lt;/i&gt;, 2022, 2025; Johan, Langi and Imbar, 2025)"},"properties":{"noteIndex":0},"schema":"https://github.com/citation-style-language/schema/raw/master/csl-citation.json"}</w:instrText>
      </w:r>
      <w:r w:rsidRPr="00C40EE5">
        <w:fldChar w:fldCharType="separate"/>
      </w:r>
      <w:r w:rsidRPr="00C40EE5">
        <w:rPr>
          <w:noProof/>
        </w:rPr>
        <w:t xml:space="preserve">(R. V. Imbar </w:t>
      </w:r>
      <w:r w:rsidRPr="00C40EE5">
        <w:rPr>
          <w:i/>
          <w:noProof/>
        </w:rPr>
        <w:t>et al.</w:t>
      </w:r>
      <w:r w:rsidRPr="00C40EE5">
        <w:rPr>
          <w:noProof/>
        </w:rPr>
        <w:t xml:space="preserve">, 2022; Imbar </w:t>
      </w:r>
      <w:r w:rsidRPr="00C40EE5">
        <w:rPr>
          <w:i/>
          <w:noProof/>
        </w:rPr>
        <w:t>et al.</w:t>
      </w:r>
      <w:r w:rsidRPr="00C40EE5">
        <w:rPr>
          <w:noProof/>
        </w:rPr>
        <w:t>, 2025; Johan, Langi</w:t>
      </w:r>
      <w:r w:rsidR="0011535F" w:rsidRPr="00C40EE5">
        <w:rPr>
          <w:noProof/>
        </w:rPr>
        <w:t>,</w:t>
      </w:r>
      <w:r w:rsidRPr="00C40EE5">
        <w:rPr>
          <w:noProof/>
        </w:rPr>
        <w:t xml:space="preserve"> and Imbar, 2025)</w:t>
      </w:r>
      <w:r w:rsidRPr="00C40EE5">
        <w:fldChar w:fldCharType="end"/>
      </w:r>
      <w:r w:rsidRPr="00C40EE5">
        <w:t xml:space="preserve">. </w:t>
      </w:r>
    </w:p>
    <w:p w14:paraId="71AF506E" w14:textId="46BB44B4" w:rsidR="00774A22" w:rsidRPr="00C40EE5" w:rsidRDefault="008F134B" w:rsidP="00774A22">
      <w:pPr>
        <w:jc w:val="both"/>
        <w:rPr>
          <w:szCs w:val="24"/>
        </w:rPr>
      </w:pPr>
      <w:ins w:id="23" w:author="Meliana Christianti J." w:date="2026-03-30T02:48:00Z">
        <w:r w:rsidRPr="004A7545">
          <w:rPr>
            <w:szCs w:val="24"/>
            <w:highlight w:val="lightGray"/>
            <w:rPrChange w:id="24" w:author="Meliana Christianti J." w:date="2026-03-30T03:29:00Z" w16du:dateUtc="2026-03-29T20:29:00Z">
              <w:rPr>
                <w:szCs w:val="24"/>
              </w:rPr>
            </w:rPrChange>
          </w:rPr>
          <w:t>Engineering education has long emphasized foundational knowledge, routine problem solving, and performance assessment.</w:t>
        </w:r>
      </w:ins>
      <w:del w:id="25" w:author="Meliana Christianti J." w:date="2026-03-30T02:48:00Z" w16du:dateUtc="2026-03-29T19:48:00Z">
        <w:r w:rsidR="00E860F7" w:rsidRPr="004A7545" w:rsidDel="008F134B">
          <w:rPr>
            <w:szCs w:val="24"/>
            <w:highlight w:val="lightGray"/>
            <w:rPrChange w:id="26" w:author="Meliana Christianti J." w:date="2026-03-30T03:29:00Z" w16du:dateUtc="2026-03-29T20:29:00Z">
              <w:rPr>
                <w:szCs w:val="24"/>
              </w:rPr>
            </w:rPrChange>
          </w:rPr>
          <w:delText>There has always been a continuous narrative in engineering education</w:delText>
        </w:r>
      </w:del>
      <w:r w:rsidR="00E860F7" w:rsidRPr="004A7545">
        <w:rPr>
          <w:szCs w:val="24"/>
          <w:highlight w:val="lightGray"/>
          <w:rPrChange w:id="27" w:author="Meliana Christianti J." w:date="2026-03-30T03:29:00Z" w16du:dateUtc="2026-03-29T20:29:00Z">
            <w:rPr>
              <w:szCs w:val="24"/>
            </w:rPr>
          </w:rPrChange>
        </w:rPr>
        <w:t>.</w:t>
      </w:r>
      <w:r w:rsidR="00E860F7" w:rsidRPr="00C40EE5">
        <w:rPr>
          <w:szCs w:val="24"/>
        </w:rPr>
        <w:t xml:space="preserve"> Students study the basics, figure out how to tackle frequent situations, and test their skills with tests. High grades showed that you were ready to work in the field. But this approach included an unspoken assumption: that the mental effort needed to solve engineering issues was the same as the mental labor needed to be an engineer. This assumption is no longer valid</w:t>
      </w:r>
      <w:r w:rsidR="00774A22" w:rsidRPr="00C40EE5">
        <w:rPr>
          <w:szCs w:val="24"/>
        </w:rPr>
        <w:t>.</w:t>
      </w:r>
    </w:p>
    <w:p w14:paraId="6ACE85A7" w14:textId="62BCF4A1" w:rsidR="007F5BCB" w:rsidRPr="00C40EE5" w:rsidRDefault="008F134B" w:rsidP="007F5BCB">
      <w:pPr>
        <w:jc w:val="both"/>
        <w:rPr>
          <w:szCs w:val="24"/>
        </w:rPr>
      </w:pPr>
      <w:ins w:id="28" w:author="Meliana Christianti J." w:date="2026-03-30T02:50:00Z">
        <w:r w:rsidRPr="004A7545">
          <w:rPr>
            <w:szCs w:val="24"/>
            <w:highlight w:val="lightGray"/>
            <w:rPrChange w:id="29" w:author="Meliana Christianti J." w:date="2026-03-30T03:29:00Z" w16du:dateUtc="2026-03-29T20:29:00Z">
              <w:rPr>
                <w:szCs w:val="24"/>
              </w:rPr>
            </w:rPrChange>
          </w:rPr>
          <w:t>Learning requires learners to organize information meaningfully and integrate it into schemas stored in long-term memory.</w:t>
        </w:r>
      </w:ins>
      <w:del w:id="30" w:author="Meliana Christianti J." w:date="2026-03-30T02:50:00Z" w16du:dateUtc="2026-03-29T19:50:00Z">
        <w:r w:rsidR="00E860F7" w:rsidRPr="004A7545" w:rsidDel="008F134B">
          <w:rPr>
            <w:szCs w:val="24"/>
            <w:highlight w:val="lightGray"/>
            <w:rPrChange w:id="31" w:author="Meliana Christianti J." w:date="2026-03-30T03:29:00Z" w16du:dateUtc="2026-03-29T20:29:00Z">
              <w:rPr>
                <w:szCs w:val="24"/>
              </w:rPr>
            </w:rPrChange>
          </w:rPr>
          <w:delText>To believe that something isn't real, you need to be able to ignore a lot of data and put information together in a manner that makes sense in a brain structure called schemas</w:delText>
        </w:r>
      </w:del>
      <w:r w:rsidR="0075616E" w:rsidRPr="00C40EE5">
        <w:rPr>
          <w:szCs w:val="24"/>
        </w:rPr>
        <w:t xml:space="preserve"> </w:t>
      </w:r>
      <w:r w:rsidR="0075616E" w:rsidRPr="00C40EE5">
        <w:rPr>
          <w:szCs w:val="24"/>
        </w:rPr>
        <w:fldChar w:fldCharType="begin" w:fldLock="1"/>
      </w:r>
      <w:r w:rsidR="00FB38D4" w:rsidRPr="00C40EE5">
        <w:rPr>
          <w:szCs w:val="24"/>
        </w:rPr>
        <w:instrText>ADDIN CSL_CITATION {"citationItems":[{"id":"ITEM-1","itemData":{"DOI":"10.1023/A:1022193728205","ISSN":"1040726X","abstract":"Cognitive load theory has been designed to provide guidelines intended to assist in the presentation of information in a manner that encourages learner activities that optimize intellectual performance. The theory assumes a limited capacity working memory that includes partially independent subcomponents to deal with auditory/verbal material and visual/2- or 3-dimensional information as well as an effectively unlimited long-term memory, holding schemas that vary in their degree of automation. These structures and functions of human cognitive architecture have been used to design a variety of novel instructional procedures based on the assumption that working memory load should be reduced and schema construction encouraged. This paper reviews the theory and the instructional designs generated by it.","author":[{"dropping-particle":"","family":"Sweller","given":"John","non-dropping-particle":"","parse-names":false,"suffix":""},{"dropping-particle":"","family":"Merrienboer","given":"Jeroen J.G.","non-dropping-particle":"Van","parse-names":false,"suffix":""},{"dropping-particle":"","family":"Paas","given":"Fred G.W.C.","non-dropping-particle":"","parse-names":false,"suffix":""}],"container-title":"Educational Psychology Review","id":"ITEM-1","issue":"3","issued":{"date-parts":[["1998"]]},"page":"251-296","title":"Cognitive Architecture and Instructional Design","type":"article-journal","volume":"10"},"uris":["http://www.mendeley.com/documents/?uuid=369b0dd1-49fa-4de5-b9d2-d5dd6fc8c096"]}],"mendeley":{"formattedCitation":"(Sweller, Van Merrienboer and Paas, 1998)","manualFormatting":"(Sweller, Van Merrienboer, and Paas, 1998)","plainTextFormattedCitation":"(Sweller, Van Merrienboer and Paas, 1998)","previouslyFormattedCitation":"(Sweller, Van Merrienboer and Paas, 1998)"},"properties":{"noteIndex":0},"schema":"https://github.com/citation-style-language/schema/raw/master/csl-citation.json"}</w:instrText>
      </w:r>
      <w:r w:rsidR="0075616E" w:rsidRPr="00C40EE5">
        <w:rPr>
          <w:szCs w:val="24"/>
        </w:rPr>
        <w:fldChar w:fldCharType="separate"/>
      </w:r>
      <w:r w:rsidR="0075616E" w:rsidRPr="00C40EE5">
        <w:rPr>
          <w:noProof/>
          <w:szCs w:val="24"/>
        </w:rPr>
        <w:t>(Sweller, Van Merrienboer</w:t>
      </w:r>
      <w:r w:rsidR="0011535F" w:rsidRPr="00C40EE5">
        <w:rPr>
          <w:noProof/>
          <w:szCs w:val="24"/>
        </w:rPr>
        <w:t>,</w:t>
      </w:r>
      <w:r w:rsidR="0075616E" w:rsidRPr="00C40EE5">
        <w:rPr>
          <w:noProof/>
          <w:szCs w:val="24"/>
        </w:rPr>
        <w:t xml:space="preserve"> and Paas, 1998)</w:t>
      </w:r>
      <w:r w:rsidR="0075616E" w:rsidRPr="00C40EE5">
        <w:rPr>
          <w:szCs w:val="24"/>
        </w:rPr>
        <w:fldChar w:fldCharType="end"/>
      </w:r>
      <w:r w:rsidR="0075616E" w:rsidRPr="00C40EE5">
        <w:rPr>
          <w:szCs w:val="24"/>
        </w:rPr>
        <w:t xml:space="preserve">. </w:t>
      </w:r>
      <w:r w:rsidR="00E860F7" w:rsidRPr="00C40EE5">
        <w:t xml:space="preserve">One important thing about working memory, which is a mental region where new knowledge is kept, is that it can only contain roughly 3–7 bits of information at a time. </w:t>
      </w:r>
      <w:ins w:id="32" w:author="Meliana Christianti J." w:date="2026-03-30T02:53:00Z">
        <w:r w:rsidR="00AA6122" w:rsidRPr="004A7545">
          <w:rPr>
            <w:highlight w:val="lightGray"/>
            <w:rPrChange w:id="33" w:author="Meliana Christianti J." w:date="2026-03-30T03:30:00Z" w16du:dateUtc="2026-03-29T20:30:00Z">
              <w:rPr/>
            </w:rPrChange>
          </w:rPr>
          <w:t>Unless actively rehearsed, such information typically decays within 15–30 seconds.</w:t>
        </w:r>
      </w:ins>
      <w:del w:id="34" w:author="Meliana Christianti J." w:date="2026-03-30T02:53:00Z" w16du:dateUtc="2026-03-29T19:53:00Z">
        <w:r w:rsidR="00E860F7" w:rsidRPr="004A7545" w:rsidDel="00AA6122">
          <w:rPr>
            <w:highlight w:val="lightGray"/>
            <w:rPrChange w:id="35" w:author="Meliana Christianti J." w:date="2026-03-30T03:30:00Z" w16du:dateUtc="2026-03-29T20:30:00Z">
              <w:rPr/>
            </w:rPrChange>
          </w:rPr>
          <w:delText>If you don't erase them, they will evaporate after 15–30 seconds</w:delText>
        </w:r>
      </w:del>
      <w:r w:rsidR="0075616E" w:rsidRPr="00C40EE5">
        <w:t xml:space="preserve"> </w:t>
      </w:r>
      <w:r w:rsidR="002E3AC8" w:rsidRPr="00C40EE5">
        <w:fldChar w:fldCharType="begin" w:fldLock="1"/>
      </w:r>
      <w:r w:rsidR="0055557A">
        <w:instrText>ADDIN CSL_CITATION {"citationItems":[{"id":"ITEM-1","itemData":{"DOI":"10.1037/h0043158","ISSN":"0033295X","PMID":"13310704","abstract":"A variety of researches are examined from the standpoint of information theory. It is shown that the unaided observer is severely limited in terms of the amount of information he can receive, process, and remember. However, it is shown that by the use of various techniques, e.g., use of several stimulus dimensions, recoding, and various mnemonic devices, this informational bottleneck can be broken. 20 references. (PsycINFO Database Record (c) 2006 APA, all rights reserved). © 1956 American Psychological Association.","author":[{"dropping-particle":"","family":"Miller","given":"George A.","non-dropping-particle":"","parse-names":false,"suffix":""}],"container-title":"Psychological Review","id":"ITEM-1","issue":"2","issued":{"date-parts":[["1956"]]},"page":"81-97","title":"The magical number seven, plus or minus two: some limits on our capacity for processing information","type":"article-journal","volume":"63"},"uris":["http://www.mendeley.com/documents/?uuid=6d94e97d-1cee-479c-92d1-4ba98d49b199"]},{"id":"ITEM-2","itemData":{"DOI":"10.1007/bf02504860","ISBN":"9780205578436","ISSN":"1042-1629","abstract":"This cognitively-oriented book focuses on learning and instruction. Specific applications and implications of learning theories are discussed and examples are drawn from educational situations and educational problems. Theoretical concepts are illustrated in concrete terms and a wide variety of examples are provided. The text embodies a theme of reflective practice designed to foster critical and reflective thinking when considering any particular approach to learning and instruction. Following an introductory section, the volume is organized into six parts. In the first part, the behaviorist perspective on learning is presented. The cognitive perspective on learning is the subject of part two, which includes chapters on the information processing model of cognition, schema theory, and mental models. Developmental issues related to learning are raised in part three. Part four offers a chapter on learning and biology, in which the sociobiological and physiological bases of learning and memory are explored. Part five focuses on motivation as a mediator of learning and performance. Finally, in part six, learning and instruction are brought together in the contrasting instructional theories of modern day constructivists. The book ends with a chapter entitled \"Toward a Personal Theory of Learning.\" Each section concludes with suggested readings and reflective questions and activities. (LL)","author":[{"dropping-particle":"","family":"Driscoll","given":"Marcy P.","non-dropping-particle":"","parse-names":false,"suffix":""},{"dropping-particle":"","family":"Burner","given":"Kerry J.","non-dropping-particle":"","parse-names":false,"suffix":""}],"container-title":"Educational Technology Research and Development","id":"ITEM-2","issue":"1","issued":{"date-parts":[["2005"]]},"number-of-pages":"108-110","title":"Psychology of learning for instruction","type":"book","volume":"53"},"uris":["http://www.mendeley.com/documents/?uuid=6e95d9ff-4c93-43c6-8cc6-29a8cd08038f"]}],"mendeley":{"formattedCitation":"(Miller, 1956; Driscoll and Burner, 2005)","manualFormatting":"(Miller, 1956)","plainTextFormattedCitation":"(Miller, 1956; Driscoll and Burner, 2005)","previouslyFormattedCitation":"(Miller, 1956; Driscoll and Burner, 2005)"},"properties":{"noteIndex":0},"schema":"https://github.com/citation-style-language/schema/raw/master/csl-citation.json"}</w:instrText>
      </w:r>
      <w:r w:rsidR="002E3AC8" w:rsidRPr="00C40EE5">
        <w:fldChar w:fldCharType="separate"/>
      </w:r>
      <w:r w:rsidR="002E3AC8" w:rsidRPr="00C40EE5">
        <w:rPr>
          <w:noProof/>
        </w:rPr>
        <w:t>(Miller, 1956)</w:t>
      </w:r>
      <w:r w:rsidR="002E3AC8" w:rsidRPr="00C40EE5">
        <w:fldChar w:fldCharType="end"/>
      </w:r>
      <w:r w:rsidR="002E3AC8" w:rsidRPr="00C40EE5">
        <w:t xml:space="preserve">. </w:t>
      </w:r>
      <w:r w:rsidR="00E860F7" w:rsidRPr="00C40EE5">
        <w:t>Students will have trouble learning and developing their abilities if the environment has too much information in it. Cognitive Load Theory (CLT) offers a solution: instructional design should minimize extraneous cognitive load to optimize working memory for effective learning termed 'germane load' by CLT researchers. CLT serves as a cognitive framework for crafting educational experiences that cultivate robust skills</w:t>
      </w:r>
      <w:r w:rsidR="00795BCD" w:rsidRPr="00C40EE5">
        <w:rPr>
          <w:szCs w:val="24"/>
          <w:lang w:val="en-GB"/>
        </w:rPr>
        <w:t xml:space="preserve"> </w:t>
      </w:r>
      <w:r w:rsidR="00795BCD" w:rsidRPr="00C40EE5">
        <w:rPr>
          <w:szCs w:val="24"/>
          <w:lang w:val="en-GB"/>
        </w:rPr>
        <w:fldChar w:fldCharType="begin" w:fldLock="1"/>
      </w:r>
      <w:r w:rsidR="007F5BCB" w:rsidRPr="00C40EE5">
        <w:rPr>
          <w:szCs w:val="24"/>
          <w:lang w:val="en-GB"/>
        </w:rPr>
        <w:instrText>ADDIN CSL_CITATION {"citationItems":[{"id":"ITEM-1","itemData":{"DOI":"10.1145/3487055","ISSN":"19466226","abstract":"This paper explores a major theoretical framework from psychology, Dual Process Theory (DPT), which has received surprisingly little attention in the computing education literature. DPT postulates the existence of two qualitatively different kinds of cognitive systems, a fast, intuitive \"System 1\"and a slow, reflective \"System 2\". System 1 is associated with cognitive factors such as crystallized intelligence, long-term memory and associative learning; System 2 with fluid intelligence, working memory, and rule learning. This paper summarizes DPT and the way it has been expressed and explored in literatures relating to intelligence, memory, learning, attention, cognitive load, and more. It proposes a summary model, the Dual Process Cycle (DPC). It then considers example concepts from computing education within the context of this model. Examples include programming expertise, mental models of programs, the notional machine, code reading and code writing, and the theory of Learning Edge Momentum (LEM). In conclusion, it is argued that the DPC (and the framework of DPTs in general) provides a useful context for defining such concepts more richly and exactly, and for generating interesting questions about them.","author":[{"dropping-particle":"V.","family":"Robins","given":"Anthony","non-dropping-particle":"","parse-names":false,"suffix":""}],"container-title":"ACM Transactions on Computing Education","id":"ITEM-1","issue":"4","issued":{"date-parts":[["2022"]]},"title":"Dual Process Theories: Computing Cognition in Context","type":"article-journal","volume":"22"},"uris":["http://www.mendeley.com/documents/?uuid=6d0a2951-bdef-4567-9175-a4312f7c23c1"]}],"mendeley":{"formattedCitation":"(Robins, 2022)","plainTextFormattedCitation":"(Robins, 2022)","previouslyFormattedCitation":"(Robins, 2022)"},"properties":{"noteIndex":0},"schema":"https://github.com/citation-style-language/schema/raw/master/csl-citation.json"}</w:instrText>
      </w:r>
      <w:r w:rsidR="00795BCD" w:rsidRPr="00C40EE5">
        <w:rPr>
          <w:szCs w:val="24"/>
          <w:lang w:val="en-GB"/>
        </w:rPr>
        <w:fldChar w:fldCharType="separate"/>
      </w:r>
      <w:r w:rsidR="00795BCD" w:rsidRPr="00C40EE5">
        <w:rPr>
          <w:noProof/>
          <w:szCs w:val="24"/>
          <w:lang w:val="en-GB"/>
        </w:rPr>
        <w:t>(Robins, 2022)</w:t>
      </w:r>
      <w:r w:rsidR="00795BCD" w:rsidRPr="00C40EE5">
        <w:rPr>
          <w:szCs w:val="24"/>
          <w:lang w:val="en-GB"/>
        </w:rPr>
        <w:fldChar w:fldCharType="end"/>
      </w:r>
      <w:r w:rsidR="004E7F56" w:rsidRPr="00C40EE5">
        <w:rPr>
          <w:szCs w:val="24"/>
          <w:lang w:val="en-GB"/>
        </w:rPr>
        <w:t xml:space="preserve">. </w:t>
      </w:r>
      <w:r w:rsidR="00E860F7" w:rsidRPr="00C40EE5">
        <w:rPr>
          <w:szCs w:val="24"/>
        </w:rPr>
        <w:t>It must alleviate superfluous cognitive burden to liberate working memory for authentic learning, and it must structure teaching to facilitate the development of meaningful, practical knowledge frameworks that embody professional competence. It must also do this in a manner that respects autonomy, competence, and relatedness that keep people interested. CLT posits that the complexity of a topic correlates with the interaction of its components</w:t>
      </w:r>
      <w:r w:rsidR="0011535F" w:rsidRPr="00C40EE5">
        <w:rPr>
          <w:szCs w:val="24"/>
          <w:lang w:val="en-GB"/>
        </w:rPr>
        <w:t>.</w:t>
      </w:r>
      <w:r w:rsidR="007F5BCB" w:rsidRPr="00C40EE5">
        <w:rPr>
          <w:szCs w:val="24"/>
          <w:lang w:val="en-GB"/>
        </w:rPr>
        <w:t xml:space="preserve"> </w:t>
      </w:r>
      <w:r w:rsidR="00432E32" w:rsidRPr="00C40EE5">
        <w:rPr>
          <w:szCs w:val="24"/>
          <w:lang w:val="en-GB"/>
        </w:rPr>
        <w:fldChar w:fldCharType="begin" w:fldLock="1"/>
      </w:r>
      <w:r w:rsidR="00FB38D4" w:rsidRPr="00C40EE5">
        <w:rPr>
          <w:szCs w:val="24"/>
          <w:lang w:val="en-GB"/>
        </w:rPr>
        <w:instrText>ADDIN CSL_CITATION {"citationItems":[{"id":"ITEM-1","itemData":{"DOI":"10.1007/s11423-021-10024-5","ISBN":"0123456789","ISSN":"15566501","abstract":"When novice users try to learn to use a software application that includes a variety of high element interactivity tools, the complex structure of the software can increase cognitive load and render the tools incomprehensible. Accordingly, there is a need for an efficient teaching approach that can provide practical knowledge to users while decreasing their cognitive load. In this study, the use and choice of narrative were selected as procedures that can provide practical knowledge to software learners in addition to impacting cognitive load through providing a familiar theme to worked-examples. We compared the effects of familiar and unfamiliar narratives versus a no-narrative condition on cognitive load of users while learning software applications with both low and high interactivity tools through e-learning platforms. The results showed that an e-learning system with a familiar narrative could decrease cognitive load in comparison to the no-narrative and unfamiliar narrative systems for both low and high interactivity materials. It was concluded that people can learn new software applications more easily when familiar context worked-examples are used to integrate novel material with their existing knowledge.","author":[{"dropping-particle":"","family":"Darejeh","given":"Ali","non-dropping-particle":"","parse-names":false,"suffix":""},{"dropping-particle":"","family":"Marcus","given":"Nadine","non-dropping-particle":"","parse-names":false,"suffix":""},{"dropping-particle":"","family":"Sweller","given":"John","non-dropping-particle":"","parse-names":false,"suffix":""}],"container-title":"Educational Technology Research and Development","id":"ITEM-1","issue":"5","issued":{"date-parts":[["2021"]]},"page":"2451-2473","publisher":"Springer US","title":"The effect of narrative-based E-learning systems on novice users’ cognitive load while learning software applications","type":"article-journal","volume":"69"},"uris":["http://www.mendeley.com/documents/?uuid=12cf89a4-f5f4-4a0e-a2c1-e881a100c6c5"]}],"mendeley":{"formattedCitation":"(Darejeh, Marcus and Sweller, 2021)","manualFormatting":"Darejeh, Marcus, and Sweller (2021)","plainTextFormattedCitation":"(Darejeh, Marcus and Sweller, 2021)","previouslyFormattedCitation":"(Darejeh, Marcus and Sweller, 2021)"},"properties":{"noteIndex":0},"schema":"https://github.com/citation-style-language/schema/raw/master/csl-citation.json"}</w:instrText>
      </w:r>
      <w:r w:rsidR="00432E32" w:rsidRPr="00C40EE5">
        <w:rPr>
          <w:szCs w:val="24"/>
          <w:lang w:val="en-GB"/>
        </w:rPr>
        <w:fldChar w:fldCharType="separate"/>
      </w:r>
      <w:r w:rsidR="00432E32" w:rsidRPr="00C40EE5">
        <w:rPr>
          <w:noProof/>
          <w:szCs w:val="24"/>
          <w:lang w:val="en-GB"/>
        </w:rPr>
        <w:t>Darejeh, Marcus</w:t>
      </w:r>
      <w:r w:rsidR="00FB38D4" w:rsidRPr="00C40EE5">
        <w:rPr>
          <w:noProof/>
          <w:szCs w:val="24"/>
          <w:lang w:val="en-GB"/>
        </w:rPr>
        <w:t>,</w:t>
      </w:r>
      <w:r w:rsidR="00432E32" w:rsidRPr="00C40EE5">
        <w:rPr>
          <w:noProof/>
          <w:szCs w:val="24"/>
          <w:lang w:val="en-GB"/>
        </w:rPr>
        <w:t xml:space="preserve"> and Sweller (2021)</w:t>
      </w:r>
      <w:r w:rsidR="00432E32" w:rsidRPr="00C40EE5">
        <w:rPr>
          <w:szCs w:val="24"/>
          <w:lang w:val="en-GB"/>
        </w:rPr>
        <w:fldChar w:fldCharType="end"/>
      </w:r>
      <w:r w:rsidR="00432E32" w:rsidRPr="00C40EE5">
        <w:rPr>
          <w:szCs w:val="24"/>
          <w:lang w:val="en-GB"/>
        </w:rPr>
        <w:t xml:space="preserve"> </w:t>
      </w:r>
      <w:r w:rsidR="00E860F7" w:rsidRPr="00C40EE5">
        <w:rPr>
          <w:szCs w:val="24"/>
        </w:rPr>
        <w:t>examined the impact of narrative style on cognitive load during the acquisition of a difficult productivity software program. The researchers used two categories of materials, distinguished by low and high element interaction, according to each story style</w:t>
      </w:r>
      <w:r w:rsidR="007F5BCB" w:rsidRPr="00C40EE5">
        <w:rPr>
          <w:szCs w:val="24"/>
          <w:lang w:val="en-GB"/>
        </w:rPr>
        <w:t>.</w:t>
      </w:r>
    </w:p>
    <w:p w14:paraId="4D2F8D27" w14:textId="1C231845" w:rsidR="00C31B6C" w:rsidRDefault="00E860F7" w:rsidP="00C31B6C">
      <w:pPr>
        <w:jc w:val="both"/>
        <w:rPr>
          <w:ins w:id="36" w:author="Meliana Christianti J." w:date="2026-03-30T00:59:00Z" w16du:dateUtc="2026-03-29T17:59:00Z"/>
          <w:szCs w:val="24"/>
          <w:lang w:val="en-GB"/>
        </w:rPr>
      </w:pPr>
      <w:r w:rsidRPr="00C40EE5">
        <w:rPr>
          <w:szCs w:val="24"/>
        </w:rPr>
        <w:t xml:space="preserve">We examined a primary hypothesis: can instruction developed in accordance with the TISE-VALORIZE principles, which integrate professional simulations, dual knowledge maps, value-centered evaluation, and AI-driven customization, provide significantly superior outcomes compared to traditional teaching methodologies? The outcomes we aimed for included four aspects: increased intrinsic motivation in students, enhanced professional identity development, the capacity to apply learning in diverse circumstances, and the generation of genuine community values. </w:t>
      </w:r>
      <w:r w:rsidR="00C17424" w:rsidRPr="00C40EE5">
        <w:rPr>
          <w:szCs w:val="24"/>
        </w:rPr>
        <w:t>We also made sure that the new method didn't affect the old ones, so the test results kept the same or even became better. The secondary hypothesis in this study focusses on five primary areas. First, we looked at whether students who used the VALORIZE framework built stronger and more connected knowledge schemas (measured by the complexity and interconnectedness of knowledge maps) and reported less cognitive load during learning activities than a control group.</w:t>
      </w:r>
      <w:r w:rsidRPr="00C40EE5">
        <w:rPr>
          <w:szCs w:val="24"/>
        </w:rPr>
        <w:t xml:space="preserve"> Second, in terms of intrinsic motivation and autonomy, we inquired whether involvement in a knowledge marketplace and professional simulation, with a clear focus on freedom of choice and control over the learning process, enhanced students' intrinsic motivation and sense of learning agency relative to a control group. Third, in terms of professional identity and ethical reasoning, students who learn in a VALORIZE environment are expected to demonstrate a more robust professional identity, characterized by enhanced professional self-efficacy, ethical reasoning abilities, and metacognitive awareness, in comparison to their counterparts engaged in conventional learning. Fourth, we wanted to see whether students who learned about VALORIZE could apply what they learned to solve challenges that weren't planned or taught explicitly. If they could do that, it would suggest they had learned more and that what they had learned would be easier to use in other situations. Fifth, in terms of value co-creation, it is assessed if student creations (knowledge maps, issue solutions) in the VALORIZE environment have enough quality and </w:t>
      </w:r>
      <w:r w:rsidRPr="00C40EE5">
        <w:rPr>
          <w:szCs w:val="24"/>
        </w:rPr>
        <w:lastRenderedPageBreak/>
        <w:t>utility for reuse and further development by peers and future generations, hence generating genuine community values.</w:t>
      </w:r>
      <w:r w:rsidRPr="00C40EE5">
        <w:rPr>
          <w:szCs w:val="24"/>
        </w:rPr>
        <w:br/>
      </w:r>
      <w:r w:rsidRPr="00C40EE5">
        <w:rPr>
          <w:szCs w:val="24"/>
        </w:rPr>
        <w:br/>
        <w:t>The theoretical framework delineated below aims to actualize this possibility. It is based on well-known learning theories (Cognitive Load Theory (CLT), Self-Determination Theory (SDT), and research on expertise) and considers the realities of modern technology (AI integration, digital tools, and participatory design). Its goal is to create professionals who can lead and make a difference in a world that is changing quickly</w:t>
      </w:r>
      <w:r w:rsidR="00C31B6C" w:rsidRPr="00C40EE5">
        <w:rPr>
          <w:szCs w:val="24"/>
          <w:lang w:val="en-GB"/>
        </w:rPr>
        <w:t>.</w:t>
      </w:r>
    </w:p>
    <w:p w14:paraId="3A6BC787" w14:textId="7F16EB86" w:rsidR="004F5933" w:rsidRDefault="004F5933" w:rsidP="00C31B6C">
      <w:pPr>
        <w:jc w:val="both"/>
        <w:rPr>
          <w:ins w:id="37" w:author="Meliana Christianti J." w:date="2026-03-30T11:12:00Z" w16du:dateUtc="2026-03-30T04:12:00Z"/>
          <w:szCs w:val="24"/>
        </w:rPr>
      </w:pPr>
      <w:ins w:id="38" w:author="Meliana Christianti J." w:date="2026-03-30T00:59:00Z">
        <w:r w:rsidRPr="004A7545">
          <w:rPr>
            <w:szCs w:val="24"/>
            <w:highlight w:val="lightGray"/>
            <w:rPrChange w:id="39" w:author="Meliana Christianti J." w:date="2026-03-30T03:30:00Z" w16du:dateUtc="2026-03-29T20:30:00Z">
              <w:rPr>
                <w:szCs w:val="24"/>
              </w:rPr>
            </w:rPrChange>
          </w:rPr>
          <w:t>In this preliminary study, we empirically evaluate only the performance-related dimension of the framework, while the motivational, cognitive-load, transfer, and professional-identity mechanisms remain theoretical propositions requiring direct measurement in future work.</w:t>
        </w:r>
      </w:ins>
    </w:p>
    <w:p w14:paraId="2BBF8770" w14:textId="1FDA2188" w:rsidR="00415391" w:rsidRPr="00415391" w:rsidRDefault="00415391" w:rsidP="00C31B6C">
      <w:pPr>
        <w:jc w:val="both"/>
        <w:rPr>
          <w:ins w:id="40" w:author="Meliana Christianti J." w:date="2026-03-30T11:13:00Z" w16du:dateUtc="2026-03-30T04:13:00Z"/>
          <w:szCs w:val="24"/>
          <w:highlight w:val="darkGray"/>
          <w:rPrChange w:id="41" w:author="Meliana Christianti J." w:date="2026-03-30T11:14:00Z" w16du:dateUtc="2026-03-30T04:14:00Z">
            <w:rPr>
              <w:ins w:id="42" w:author="Meliana Christianti J." w:date="2026-03-30T11:13:00Z" w16du:dateUtc="2026-03-30T04:13:00Z"/>
              <w:szCs w:val="24"/>
            </w:rPr>
          </w:rPrChange>
        </w:rPr>
      </w:pPr>
      <w:ins w:id="43" w:author="Meliana Christianti J." w:date="2026-03-30T11:13:00Z">
        <w:r w:rsidRPr="00415391">
          <w:rPr>
            <w:szCs w:val="24"/>
            <w:highlight w:val="darkGray"/>
            <w:rPrChange w:id="44" w:author="Meliana Christianti J." w:date="2026-03-30T11:14:00Z" w16du:dateUtc="2026-03-30T04:14:00Z">
              <w:rPr>
                <w:szCs w:val="24"/>
              </w:rPr>
            </w:rPrChange>
          </w:rPr>
          <w:t>The framework draws on Cognitive Load Theory, Self-Determination Theory, and professional identity formation because these perspectives address three complementary dimensions of engineering education. Cognitive Load Theory explains how structured learning design and external representations may support schema construction and reduce unnecessary processing demands. Self-Determination Theory explains how autonomy, competence, and relatedness may support sustained engagement in learning activities. Professional identity formation helps explain why professional simulation and value-oriented participation matter in engineering education beyond content mastery alone. Together, these perspectives provide the theoretical basis for the TISE-VALORIZE framework and for its expected influence on both learning processes and performance outcomes.</w:t>
        </w:r>
      </w:ins>
    </w:p>
    <w:p w14:paraId="73226069" w14:textId="77777777" w:rsidR="00415391" w:rsidRPr="00415391" w:rsidRDefault="00415391">
      <w:pPr>
        <w:pStyle w:val="ListParagraph"/>
        <w:numPr>
          <w:ilvl w:val="0"/>
          <w:numId w:val="52"/>
        </w:numPr>
        <w:jc w:val="both"/>
        <w:rPr>
          <w:ins w:id="45" w:author="Meliana Christianti J." w:date="2026-03-30T11:13:00Z"/>
          <w:highlight w:val="darkGray"/>
          <w:rPrChange w:id="46" w:author="Meliana Christianti J." w:date="2026-03-30T11:14:00Z" w16du:dateUtc="2026-03-30T04:14:00Z">
            <w:rPr>
              <w:ins w:id="47" w:author="Meliana Christianti J." w:date="2026-03-30T11:13:00Z"/>
              <w:szCs w:val="24"/>
            </w:rPr>
          </w:rPrChange>
        </w:rPr>
        <w:pPrChange w:id="48" w:author="Meliana Christianti J." w:date="2026-03-30T11:13:00Z" w16du:dateUtc="2026-03-30T04:13:00Z">
          <w:pPr>
            <w:jc w:val="both"/>
          </w:pPr>
        </w:pPrChange>
      </w:pPr>
      <w:ins w:id="49" w:author="Meliana Christianti J." w:date="2026-03-30T11:13:00Z">
        <w:r w:rsidRPr="00415391">
          <w:rPr>
            <w:highlight w:val="darkGray"/>
            <w:rPrChange w:id="50" w:author="Meliana Christianti J." w:date="2026-03-30T11:14:00Z" w16du:dateUtc="2026-03-30T04:14:00Z">
              <w:rPr/>
            </w:rPrChange>
          </w:rPr>
          <w:t>In the present preliminary empirical study, two hypotheses were examined directly:</w:t>
        </w:r>
        <w:r w:rsidRPr="00415391">
          <w:rPr>
            <w:highlight w:val="darkGray"/>
            <w:rPrChange w:id="51" w:author="Meliana Christianti J." w:date="2026-03-30T11:14:00Z" w16du:dateUtc="2026-03-30T04:14:00Z">
              <w:rPr/>
            </w:rPrChange>
          </w:rPr>
          <w:br/>
        </w:r>
        <w:r w:rsidRPr="00415391">
          <w:rPr>
            <w:highlight w:val="darkGray"/>
            <w:rPrChange w:id="52" w:author="Meliana Christianti J." w:date="2026-03-30T11:14:00Z" w16du:dateUtc="2026-03-30T04:14:00Z">
              <w:rPr>
                <w:b/>
                <w:bCs/>
              </w:rPr>
            </w:rPrChange>
          </w:rPr>
          <w:t>H1.</w:t>
        </w:r>
        <w:r w:rsidRPr="00415391">
          <w:rPr>
            <w:highlight w:val="darkGray"/>
            <w:rPrChange w:id="53" w:author="Meliana Christianti J." w:date="2026-03-30T11:14:00Z" w16du:dateUtc="2026-03-30T04:14:00Z">
              <w:rPr/>
            </w:rPrChange>
          </w:rPr>
          <w:t xml:space="preserve"> Students in the TISE-VALORIZE group will achieve higher Structured Academic Activities scores than students in the conventional instruction groups.</w:t>
        </w:r>
        <w:r w:rsidRPr="00415391">
          <w:rPr>
            <w:highlight w:val="darkGray"/>
            <w:rPrChange w:id="54" w:author="Meliana Christianti J." w:date="2026-03-30T11:14:00Z" w16du:dateUtc="2026-03-30T04:14:00Z">
              <w:rPr/>
            </w:rPrChange>
          </w:rPr>
          <w:br/>
        </w:r>
        <w:r w:rsidRPr="00415391">
          <w:rPr>
            <w:highlight w:val="darkGray"/>
            <w:rPrChange w:id="55" w:author="Meliana Christianti J." w:date="2026-03-30T11:14:00Z" w16du:dateUtc="2026-03-30T04:14:00Z">
              <w:rPr>
                <w:b/>
                <w:bCs/>
              </w:rPr>
            </w:rPrChange>
          </w:rPr>
          <w:t>H2.</w:t>
        </w:r>
        <w:r w:rsidRPr="00415391">
          <w:rPr>
            <w:highlight w:val="darkGray"/>
            <w:rPrChange w:id="56" w:author="Meliana Christianti J." w:date="2026-03-30T11:14:00Z" w16du:dateUtc="2026-03-30T04:14:00Z">
              <w:rPr/>
            </w:rPrChange>
          </w:rPr>
          <w:t xml:space="preserve"> Students in the TISE-VALORIZE group will show lower score dispersion than students in the conventional instruction groups.</w:t>
        </w:r>
      </w:ins>
    </w:p>
    <w:p w14:paraId="00B3AAC6" w14:textId="77777777" w:rsidR="00415391" w:rsidRPr="00415391" w:rsidRDefault="00415391" w:rsidP="00415391">
      <w:pPr>
        <w:pStyle w:val="ListParagraph"/>
        <w:numPr>
          <w:ilvl w:val="0"/>
          <w:numId w:val="52"/>
        </w:numPr>
        <w:jc w:val="both"/>
        <w:rPr>
          <w:ins w:id="57" w:author="Meliana Christianti J." w:date="2026-03-30T11:13:00Z" w16du:dateUtc="2026-03-30T04:13:00Z"/>
          <w:highlight w:val="darkGray"/>
          <w:rPrChange w:id="58" w:author="Meliana Christianti J." w:date="2026-03-30T11:14:00Z" w16du:dateUtc="2026-03-30T04:14:00Z">
            <w:rPr>
              <w:ins w:id="59" w:author="Meliana Christianti J." w:date="2026-03-30T11:13:00Z" w16du:dateUtc="2026-03-30T04:13:00Z"/>
            </w:rPr>
          </w:rPrChange>
        </w:rPr>
      </w:pPr>
      <w:ins w:id="60" w:author="Meliana Christianti J." w:date="2026-03-30T11:13:00Z">
        <w:r w:rsidRPr="00415391">
          <w:rPr>
            <w:highlight w:val="darkGray"/>
            <w:rPrChange w:id="61" w:author="Meliana Christianti J." w:date="2026-03-30T11:14:00Z" w16du:dateUtc="2026-03-30T04:14:00Z">
              <w:rPr/>
            </w:rPrChange>
          </w:rPr>
          <w:t>In addition, the framework proposes several secondary hypotheses for future empirical testing:</w:t>
        </w:r>
        <w:r w:rsidRPr="00415391">
          <w:rPr>
            <w:highlight w:val="darkGray"/>
            <w:rPrChange w:id="62" w:author="Meliana Christianti J." w:date="2026-03-30T11:14:00Z" w16du:dateUtc="2026-03-30T04:14:00Z">
              <w:rPr/>
            </w:rPrChange>
          </w:rPr>
          <w:br/>
        </w:r>
        <w:r w:rsidRPr="00415391">
          <w:rPr>
            <w:highlight w:val="darkGray"/>
            <w:rPrChange w:id="63" w:author="Meliana Christianti J." w:date="2026-03-30T11:14:00Z" w16du:dateUtc="2026-03-30T04:14:00Z">
              <w:rPr>
                <w:b/>
                <w:bCs/>
              </w:rPr>
            </w:rPrChange>
          </w:rPr>
          <w:t>H3.</w:t>
        </w:r>
        <w:r w:rsidRPr="00415391">
          <w:rPr>
            <w:highlight w:val="darkGray"/>
            <w:rPrChange w:id="64" w:author="Meliana Christianti J." w:date="2026-03-30T11:14:00Z" w16du:dateUtc="2026-03-30T04:14:00Z">
              <w:rPr/>
            </w:rPrChange>
          </w:rPr>
          <w:t xml:space="preserve"> The framework may reduce perceived cognitive load through structured knowledge mapping and scaffolding.</w:t>
        </w:r>
      </w:ins>
    </w:p>
    <w:p w14:paraId="3C3086F2" w14:textId="77777777" w:rsidR="00415391" w:rsidRPr="00415391" w:rsidRDefault="00415391">
      <w:pPr>
        <w:pStyle w:val="ListParagraph"/>
        <w:numPr>
          <w:ilvl w:val="0"/>
          <w:numId w:val="0"/>
        </w:numPr>
        <w:ind w:left="720"/>
        <w:jc w:val="both"/>
        <w:rPr>
          <w:ins w:id="65" w:author="Meliana Christianti J." w:date="2026-03-30T11:13:00Z" w16du:dateUtc="2026-03-30T04:13:00Z"/>
          <w:highlight w:val="darkGray"/>
          <w:rPrChange w:id="66" w:author="Meliana Christianti J." w:date="2026-03-30T11:14:00Z" w16du:dateUtc="2026-03-30T04:14:00Z">
            <w:rPr>
              <w:ins w:id="67" w:author="Meliana Christianti J." w:date="2026-03-30T11:13:00Z" w16du:dateUtc="2026-03-30T04:13:00Z"/>
            </w:rPr>
          </w:rPrChange>
        </w:rPr>
        <w:pPrChange w:id="68" w:author="Meliana Christianti J." w:date="2026-03-30T11:13:00Z" w16du:dateUtc="2026-03-30T04:13:00Z">
          <w:pPr>
            <w:pStyle w:val="ListParagraph"/>
            <w:numPr>
              <w:numId w:val="52"/>
            </w:numPr>
            <w:ind w:left="720" w:hanging="360"/>
            <w:jc w:val="both"/>
          </w:pPr>
        </w:pPrChange>
      </w:pPr>
      <w:ins w:id="69" w:author="Meliana Christianti J." w:date="2026-03-30T11:13:00Z">
        <w:r w:rsidRPr="00415391">
          <w:rPr>
            <w:highlight w:val="darkGray"/>
            <w:rPrChange w:id="70" w:author="Meliana Christianti J." w:date="2026-03-30T11:14:00Z" w16du:dateUtc="2026-03-30T04:14:00Z">
              <w:rPr>
                <w:b/>
                <w:bCs/>
              </w:rPr>
            </w:rPrChange>
          </w:rPr>
          <w:t>H4.</w:t>
        </w:r>
        <w:r w:rsidRPr="00415391">
          <w:rPr>
            <w:highlight w:val="darkGray"/>
            <w:rPrChange w:id="71" w:author="Meliana Christianti J." w:date="2026-03-30T11:14:00Z" w16du:dateUtc="2026-03-30T04:14:00Z">
              <w:rPr/>
            </w:rPrChange>
          </w:rPr>
          <w:t xml:space="preserve"> The framework may support intrinsic motivation and learning agency through autonomy-supportive and contribution-oriented learning activities.</w:t>
        </w:r>
      </w:ins>
    </w:p>
    <w:p w14:paraId="6C763FB1" w14:textId="77777777" w:rsidR="00415391" w:rsidRPr="00415391" w:rsidRDefault="00415391">
      <w:pPr>
        <w:pStyle w:val="ListParagraph"/>
        <w:numPr>
          <w:ilvl w:val="0"/>
          <w:numId w:val="0"/>
        </w:numPr>
        <w:ind w:left="720"/>
        <w:jc w:val="both"/>
        <w:rPr>
          <w:ins w:id="72" w:author="Meliana Christianti J." w:date="2026-03-30T11:13:00Z" w16du:dateUtc="2026-03-30T04:13:00Z"/>
          <w:highlight w:val="darkGray"/>
          <w:rPrChange w:id="73" w:author="Meliana Christianti J." w:date="2026-03-30T11:14:00Z" w16du:dateUtc="2026-03-30T04:14:00Z">
            <w:rPr>
              <w:ins w:id="74" w:author="Meliana Christianti J." w:date="2026-03-30T11:13:00Z" w16du:dateUtc="2026-03-30T04:13:00Z"/>
            </w:rPr>
          </w:rPrChange>
        </w:rPr>
        <w:pPrChange w:id="75" w:author="Meliana Christianti J." w:date="2026-03-30T11:14:00Z" w16du:dateUtc="2026-03-30T04:14:00Z">
          <w:pPr>
            <w:pStyle w:val="ListParagraph"/>
            <w:numPr>
              <w:numId w:val="52"/>
            </w:numPr>
            <w:ind w:left="720" w:hanging="360"/>
            <w:jc w:val="both"/>
          </w:pPr>
        </w:pPrChange>
      </w:pPr>
      <w:ins w:id="76" w:author="Meliana Christianti J." w:date="2026-03-30T11:13:00Z">
        <w:r w:rsidRPr="00415391">
          <w:rPr>
            <w:highlight w:val="darkGray"/>
            <w:rPrChange w:id="77" w:author="Meliana Christianti J." w:date="2026-03-30T11:14:00Z" w16du:dateUtc="2026-03-30T04:14:00Z">
              <w:rPr>
                <w:b/>
                <w:bCs/>
              </w:rPr>
            </w:rPrChange>
          </w:rPr>
          <w:t>H5.</w:t>
        </w:r>
        <w:r w:rsidRPr="00415391">
          <w:rPr>
            <w:highlight w:val="darkGray"/>
            <w:rPrChange w:id="78" w:author="Meliana Christianti J." w:date="2026-03-30T11:14:00Z" w16du:dateUtc="2026-03-30T04:14:00Z">
              <w:rPr/>
            </w:rPrChange>
          </w:rPr>
          <w:t xml:space="preserve"> The framework may support stronger professional identity formation and learning transfer through professional simulation and value-oriented participation.</w:t>
        </w:r>
      </w:ins>
    </w:p>
    <w:p w14:paraId="08D98293" w14:textId="14C1C231" w:rsidR="00415391" w:rsidRPr="00415391" w:rsidRDefault="00415391">
      <w:pPr>
        <w:pStyle w:val="ListParagraph"/>
        <w:numPr>
          <w:ilvl w:val="0"/>
          <w:numId w:val="0"/>
        </w:numPr>
        <w:ind w:left="720"/>
        <w:jc w:val="both"/>
        <w:rPr>
          <w:ins w:id="79" w:author="Meliana Christianti J." w:date="2026-03-30T11:13:00Z"/>
          <w:highlight w:val="darkGray"/>
          <w:rPrChange w:id="80" w:author="Meliana Christianti J." w:date="2026-03-30T11:14:00Z" w16du:dateUtc="2026-03-30T04:14:00Z">
            <w:rPr>
              <w:ins w:id="81" w:author="Meliana Christianti J." w:date="2026-03-30T11:13:00Z"/>
              <w:szCs w:val="24"/>
            </w:rPr>
          </w:rPrChange>
        </w:rPr>
        <w:pPrChange w:id="82" w:author="Meliana Christianti J." w:date="2026-03-30T11:14:00Z" w16du:dateUtc="2026-03-30T04:14:00Z">
          <w:pPr>
            <w:jc w:val="both"/>
          </w:pPr>
        </w:pPrChange>
      </w:pPr>
      <w:ins w:id="83" w:author="Meliana Christianti J." w:date="2026-03-30T11:13:00Z">
        <w:r w:rsidRPr="00415391">
          <w:rPr>
            <w:highlight w:val="darkGray"/>
            <w:rPrChange w:id="84" w:author="Meliana Christianti J." w:date="2026-03-30T11:14:00Z" w16du:dateUtc="2026-03-30T04:14:00Z">
              <w:rPr>
                <w:b/>
                <w:bCs/>
              </w:rPr>
            </w:rPrChange>
          </w:rPr>
          <w:t>H6.</w:t>
        </w:r>
        <w:r w:rsidRPr="00415391">
          <w:rPr>
            <w:highlight w:val="darkGray"/>
            <w:rPrChange w:id="85" w:author="Meliana Christianti J." w:date="2026-03-30T11:14:00Z" w16du:dateUtc="2026-03-30T04:14:00Z">
              <w:rPr/>
            </w:rPrChange>
          </w:rPr>
          <w:t xml:space="preserve"> The framework may increase the quality and reuse value of student-produced artefacts within the learning community.</w:t>
        </w:r>
      </w:ins>
    </w:p>
    <w:p w14:paraId="7E5EF3B5" w14:textId="26BEEDE9" w:rsidR="00415391" w:rsidRPr="00C40EE5" w:rsidRDefault="00415391" w:rsidP="00C31B6C">
      <w:pPr>
        <w:jc w:val="both"/>
        <w:rPr>
          <w:szCs w:val="24"/>
        </w:rPr>
      </w:pPr>
      <w:ins w:id="86" w:author="Meliana Christianti J." w:date="2026-03-30T11:13:00Z">
        <w:r w:rsidRPr="00415391">
          <w:rPr>
            <w:szCs w:val="24"/>
            <w:highlight w:val="darkGray"/>
            <w:rPrChange w:id="87" w:author="Meliana Christianti J." w:date="2026-03-30T11:14:00Z" w16du:dateUtc="2026-03-30T04:14:00Z">
              <w:rPr>
                <w:szCs w:val="24"/>
              </w:rPr>
            </w:rPrChange>
          </w:rPr>
          <w:t>Because the present study did not include direct measures of cognitive load, motivation, professional identity, or transfer, only H1 and H2 are evaluated empirically in this paper.</w:t>
        </w:r>
      </w:ins>
    </w:p>
    <w:p w14:paraId="4FEC77E3" w14:textId="6EC48357" w:rsidR="00742C26" w:rsidRPr="00742C26" w:rsidRDefault="00C31B6C" w:rsidP="00AA6122">
      <w:pPr>
        <w:pStyle w:val="Heading1"/>
      </w:pPr>
      <w:r w:rsidRPr="00C40EE5">
        <w:t xml:space="preserve">Theoretical Foundations: </w:t>
      </w:r>
      <w:r w:rsidR="00E860F7" w:rsidRPr="00C40EE5">
        <w:t>Merging Cognitive Science and Pedagogy</w:t>
      </w:r>
    </w:p>
    <w:p w14:paraId="7DF34A60" w14:textId="584D2FB5" w:rsidR="00903345" w:rsidRPr="00C40EE5" w:rsidRDefault="00903345" w:rsidP="00903345">
      <w:pPr>
        <w:pStyle w:val="Heading2"/>
      </w:pPr>
      <w:r w:rsidRPr="00C40EE5">
        <w:t xml:space="preserve">Fundamental </w:t>
      </w:r>
      <w:r w:rsidR="00E860F7" w:rsidRPr="00C40EE5">
        <w:t>Ideas About Education</w:t>
      </w:r>
    </w:p>
    <w:p w14:paraId="22EC4433" w14:textId="708B5522" w:rsidR="00C65A06" w:rsidRPr="00C40EE5" w:rsidRDefault="00E860F7" w:rsidP="00E860F7">
      <w:pPr>
        <w:spacing w:before="0" w:after="0"/>
        <w:jc w:val="both"/>
        <w:rPr>
          <w:rFonts w:eastAsia="Times New Roman" w:cs="Times New Roman"/>
          <w:szCs w:val="24"/>
        </w:rPr>
      </w:pPr>
      <w:r w:rsidRPr="00C40EE5">
        <w:rPr>
          <w:rFonts w:eastAsia="Times New Roman" w:cs="Times New Roman"/>
          <w:szCs w:val="24"/>
        </w:rPr>
        <w:t xml:space="preserve">The framework is based on several interconnected ideas that are meant to meet the needs of the AI future. First, Value-Oriented Education (VOE). In traditional education, teachers teach technical information, and students learn it. VOE alters this goal. </w:t>
      </w:r>
      <w:r w:rsidR="00165D58" w:rsidRPr="00C40EE5">
        <w:rPr>
          <w:rFonts w:eastAsia="Times New Roman" w:cs="Times New Roman"/>
          <w:szCs w:val="24"/>
        </w:rPr>
        <w:t xml:space="preserve">Higher education </w:t>
      </w:r>
      <w:r w:rsidRPr="00C40EE5">
        <w:rPr>
          <w:rFonts w:eastAsia="Times New Roman" w:cs="Times New Roman"/>
          <w:szCs w:val="24"/>
        </w:rPr>
        <w:t>should teach how to be good people, how to be professionals, and how to give back to society. Students learn how to develop code and why technological choices might hurt people or the environment, for example. Second, Value Co-</w:t>
      </w:r>
      <w:r w:rsidRPr="00C40EE5">
        <w:rPr>
          <w:rFonts w:eastAsia="Times New Roman" w:cs="Times New Roman"/>
          <w:szCs w:val="24"/>
        </w:rPr>
        <w:lastRenderedPageBreak/>
        <w:t xml:space="preserve">Creation (VCC). This word originates from marketing and service writing and talks about how businesses and customers work together to produce value. </w:t>
      </w:r>
      <w:r w:rsidR="00C17424" w:rsidRPr="00C40EE5">
        <w:rPr>
          <w:rFonts w:eastAsia="Times New Roman" w:cs="Times New Roman"/>
          <w:szCs w:val="24"/>
        </w:rPr>
        <w:t>In education, VCC means that students don't simply passively take in knowledge; they actively contribute create learning experiences that matter. They collaborate with educators and technology to develop resources such as knowledge maps, problem-solving tools, and educational aids for their classmates and future learners. In this way, students become co-creators instead than merely consumers of knowledge</w:t>
      </w:r>
      <w:r w:rsidR="00C65A06" w:rsidRPr="00C40EE5">
        <w:t xml:space="preserve"> </w:t>
      </w:r>
      <w:r w:rsidR="00903345" w:rsidRPr="00C40EE5">
        <w:fldChar w:fldCharType="begin" w:fldLock="1"/>
      </w:r>
      <w:r w:rsidR="0039343F" w:rsidRPr="00C40EE5">
        <w:instrText>ADDIN CSL_CITATION {"citationItems":[{"id":"ITEM-1","itemData":{"DOI":"10.1007/s11747-012-0308-3","author":[{"dropping-particle":"","family":"Grönroos","given":"Christian","non-dropping-particle":"","parse-names":false,"suffix":""},{"dropping-particle":"","family":"Voima","given":"Päivi","non-dropping-particle":"","parse-names":false,"suffix":""}],"container-title":"Journal of the Academy of Marketing Science","id":"ITEM-1","issue":"2","issued":{"date-parts":[["2014"]]},"title":"Critical Service Logic : Making Sense of Value Creation and Co-Creation Critical service logic : making sense of value creation and co-creation","type":"article-journal","volume":"41"},"uris":["http://www.mendeley.com/documents/?uuid=11e4f85d-38fb-4198-afee-9834528992b3"]},{"id":"ITEM-2","itemData":{"DOI":"10.1002/dir.20015","ISSN":"10949968","abstract":"Consumers today have more choices of products and services than ever before, but they seem dissatisfied. Firms invest in greater product variety but are less able to differentiate themselves. Growth and value creation have become the dominant themes for managers. In this paper, we explain this paradox. The meaning of value and the process of value creation are rapidly shifting from a product- and firm-centric view to personalized consumer experiences. Informed, networked, empowered, and active consumers are increasingly co-creating value with the firm. The interaction between the firm and the consumer is becoming the locus of value creation and value extraction. As value shifts to experiences, the market is becoming a forum for conversation and interactions between consumers, consumer communities, and firms. It is this dialogue, access, transparency, and understanding of risk-benefits that is central to the next practice in value creation. © 2004 Wiley Periodicals, Inc. and Direct Marketing Educational Foundation, Inc.","author":[{"dropping-particle":"","family":"Prahalad","given":"C. K.","non-dropping-particle":"","parse-names":false,"suffix":""},{"dropping-particle":"","family":"Ramaswamy","given":"Venkat","non-dropping-particle":"","parse-names":false,"suffix":""}],"container-title":"Journal of Interactive Marketing","id":"ITEM-2","issue":"3","issued":{"date-parts":[["2004"]]},"page":"5-14","title":"Co-creation experiences: The next practice in value creation","type":"article-journal","volume":"18"},"uris":["http://www.mendeley.com/documents/?uuid=f1b30a1e-0045-46ce-a341-2e9defd486a0"]},{"id":"ITEM-3","itemData":{"DOI":"10.1080/10447318.2023.2259722","ISSN":"15327590","abstract":"The transformative capacity of artificial intelligence (AI) in different sectors is rapidly progressing. One of the sectors in which there has been an increase in these developments is the education sector, particularly higher education (HE). Although some studies have begun to consider the advances in AI to incorporate solutions at various stages of the university educational process, the role of students as possible co-creators of these developments has not yet been considered. From a perspective of value co-creation and service-dominant logic (SDL), this study seeks to identify the typologies of value perceived by university students with respect to different AI solutions applied to the learning process in the framework of a value network composed of themselves and other actors in the network. Using a qualitative, phenomenological research approach, four workshop sessions were developed with a total sample of 93 students from three Colombian universities. The results indicate that students mostly respond in agreement with the co-creation of value based on the concepts of AI functions in the future scenario of HE. These AI functions include the machine teacher and the Smart Tutoring App. The chatbot is among the functions associated with value co-destruction, which is one of the most widespread developments in the area of user experiences in business. Finally, we discuss these findings and offer implications for guiding public policy and strategic decisions by university boards in this highly relevant area.","author":[{"dropping-particle":"","family":"Robayo-Pinzon","given":"Oscar","non-dropping-particle":"","parse-names":false,"suffix":""},{"dropping-particle":"","family":"Rojas-Berrio","given":"Sandra","non-dropping-particle":"","parse-names":false,"suffix":""},{"dropping-particle":"","family":"Rincon-Novoa","given":"Jeisson","non-dropping-particle":"","parse-names":false,"suffix":""},{"dropping-particle":"","family":"Ramirez-Barrera","given":"Andres","non-dropping-particle":"","parse-names":false,"suffix":""}],"container-title":"International Journal of Human-Computer Interaction","id":"ITEM-3","issue":"20","issued":{"date-parts":[["2023"]]},"page":"6659-6675","publisher":"Taylor &amp; Francis","title":"Artificial Intelligence and the Value Co-Creation Process in Higher Education Institutions","type":"article-journal","volume":"40"},"uris":["http://www.mendeley.com/documents/?uuid=27c318e3-0416-44e2-9ead-f900e317b01f"]},{"id":"ITEM-4","itemData":{"DOI":"10.1080/08841241.2018.1466756","author":[{"dropping-particle":"","family":"Dollinger","given":"Mollie","non-dropping-particle":"","parse-names":false,"suffix":""},{"dropping-particle":"","family":"Lodge","given":"Jason","non-dropping-particle":"","parse-names":false,"suffix":""},{"dropping-particle":"","family":"Coates","given":"Hamish","non-dropping-particle":"","parse-names":false,"suffix":""}],"container-title":"Journal of Marketing for Higher Education","id":"ITEM-4","issue":"2","issued":{"date-parts":[["2018"]]},"page":"210-231","title":"Co-creation in higher education : towards a conceptual model","type":"article-journal","volume":"28"},"uris":["http://www.mendeley.com/documents/?uuid=d8d21650-6970-4a90-b97d-699ae53b4b0b"]},{"id":"ITEM-5","itemData":{"ISBN":"9783031663154","author":[{"dropping-particle":"","family":"Jamil","given":"Md Golam","non-dropping-particle":"","parse-names":false,"suffix":""},{"dropping-particle":"","family":"O'Connor","given":"Catherine","non-dropping-particle":"","parse-names":false,"suffix":""},{"dropping-particle":"","family":"Shelton","given":"Fiona","non-dropping-particle":"","parse-names":false,"suffix":""}],"editor":[{"dropping-particle":"","family":"Md Golam Jamil, Catherine O'Connor","given":"Fiona Shelton","non-dropping-particle":"","parse-names":false,"suffix":""}],"id":"ITEM-5","issued":{"date-parts":[["2025"]]},"publisher":"Palgrave Macmillan","title":"Co-Creation for Academic Enhancement in Higher Education","type":"book"},"uris":["http://www.mendeley.com/documents/?uuid=43af9e65-80b6-4892-8a0a-cbf6aafa77c7"]}],"mendeley":{"formattedCitation":"(Prahalad and Ramaswamy, 2004; Grönroos and Voima, 2014; Dollinger, Lodge and Coates, 2018; Robayo-Pinzon &lt;i&gt;et al.&lt;/i&gt;, 2023; Jamil, O’Connor and Shelton, 2025)","plainTextFormattedCitation":"(Prahalad and Ramaswamy, 2004; Grönroos and Voima, 2014; Dollinger, Lodge and Coates, 2018; Robayo-Pinzon et al., 2023; Jamil, O’Connor and Shelton, 2025)","previouslyFormattedCitation":"(Prahalad and Ramaswamy, 2004; Grönroos and Voima, 2014; Dollinger, Lodge and Coates, 2018; Robayo-Pinzon &lt;i&gt;et al.&lt;/i&gt;, 2023; Jamil, O’Connor and Shelton, 2025)"},"properties":{"noteIndex":0},"schema":"https://github.com/citation-style-language/schema/raw/master/csl-citation.json"}</w:instrText>
      </w:r>
      <w:r w:rsidR="00903345" w:rsidRPr="00C40EE5">
        <w:fldChar w:fldCharType="separate"/>
      </w:r>
      <w:r w:rsidR="00903345" w:rsidRPr="00C40EE5">
        <w:rPr>
          <w:noProof/>
        </w:rPr>
        <w:t xml:space="preserve">(Prahalad and Ramaswamy, 2004; Grönroos and Voima, 2014; Robayo-Pinzon </w:t>
      </w:r>
      <w:r w:rsidR="00903345" w:rsidRPr="00C40EE5">
        <w:rPr>
          <w:i/>
          <w:noProof/>
        </w:rPr>
        <w:t>et al.</w:t>
      </w:r>
      <w:r w:rsidR="00903345" w:rsidRPr="00C40EE5">
        <w:rPr>
          <w:noProof/>
        </w:rPr>
        <w:t>, 2023; Jamil, O’Connor and Shelton, 2025)</w:t>
      </w:r>
      <w:r w:rsidR="00903345" w:rsidRPr="00C40EE5">
        <w:fldChar w:fldCharType="end"/>
      </w:r>
      <w:r w:rsidR="00903345" w:rsidRPr="00C40EE5">
        <w:t xml:space="preserve">. </w:t>
      </w:r>
    </w:p>
    <w:p w14:paraId="5883095C" w14:textId="1AFB6EDC" w:rsidR="00903345" w:rsidRPr="00C40EE5" w:rsidRDefault="00E860F7" w:rsidP="00C65A06">
      <w:pPr>
        <w:pStyle w:val="NormalWeb"/>
        <w:jc w:val="both"/>
      </w:pPr>
      <w:r w:rsidRPr="00C40EE5">
        <w:t>Knowledge Management (KM) is a broad way for an organization to gather, develop, protect, share, and use knowledge gained from its experiences</w:t>
      </w:r>
      <w:r w:rsidR="00903345" w:rsidRPr="00C40EE5">
        <w:t xml:space="preserve"> </w:t>
      </w:r>
      <w:r w:rsidR="00903345" w:rsidRPr="00C40EE5">
        <w:fldChar w:fldCharType="begin" w:fldLock="1"/>
      </w:r>
      <w:r w:rsidR="00FE7B4B">
        <w:instrText>ADDIN CSL_CITATION {"citationItems":[{"id":"ITEM-1","itemData":{"DOI":"10.12785/ijcds/090312","ISSN":"2210142X","abstract":"The emergence of Web 2.0 technologies like social media has enhanced the interaction and social collaboration support in the educational field. On the one hand, the integration of such sources equips learners with channels to share information, resources, ideas, as well as expressing opinions and comments during the interactions. On the other hand, such integration raises some issues related to personalization by filtering the collaboration support and provide a tailored pedagogical intervention to provide adequate hints and feedback as a means of adaptivity. Existing learning management systems provide restricted collaboration features and are not tailored to students' characteristics like knowledge level and individual traits. In order to overcome these issues, we propose a framework to upgrade the virtual learning environment to provide flexible collaboration and be adaptive to learners' needs. The framework integrates social media tools for seamless collaboration. In addition, it utilizes the generated content during collaboration to identify discussed concepts and learners' characteristics to provide a personalized learning package accordingly. Descriptions of the notions required to develop the framework and an overview of its components and functionality are provided in this paper.","author":[{"dropping-particle":"Al","family":"Abri","given":"Amal","non-dropping-particle":"","parse-names":false,"suffix":""},{"dropping-particle":"","family":"Jamoussi","given":"Yassine","non-dropping-particle":"","parse-names":false,"suffix":""},{"dropping-particle":"","family":"AlKhanjari","given":"Zuhoor","non-dropping-particle":"","parse-names":false,"suffix":""},{"dropping-particle":"","family":"Kraiem","given":"Naoufel","non-dropping-particle":"","parse-names":false,"suffix":""}],"container-title":"International Journal of Computing and Digital Systems","id":"ITEM-1","issue":"3","issued":{"date-parts":[["2020"]]},"page":"483-493","title":"Perlcol: A framework for personalized e-learning with social collaboration support","type":"article-journal","volume":"9"},"uris":["http://www.mendeley.com/documents/?uuid=e70b55d9-ad4b-40b3-b178-6f33227fdac0"]},{"id":"ITEM-2","itemData":{"DOI":"10.1016/j.teler.2023.100051","ISSN":"27725030","abstract":"The article presents a scientific and practical approach to the development and implementation of the concept of convergent learning in the framework of building an open educational platform to manage the process of training specialists. The presented concept of convergence education is based on the integration of educational programs, learning content, competency matrices, methods and technologies for training specialists and personalized learning trajectories in smart learning environment. To implement the model and the convergent approach, it is vital to make use of an information and educational environment with mechanisms to support convergent learning based on regional labor market analysis, actualizing of educational programs and resources, harmonization and synchronization life-cycle models thereof, adaptive customization and personalization of specialist training trajectories. The article presents the developed convergence model of educational programs and employer vacancies as a weighted graph to illustrate the relationship between competence requirement vectors of educational programs and sought-after employment. To isolate the convergence model components and evaluate the convergence degree thereof, a graph clustering algorithm based on the Louvain method has been developed. A method for synthesizing a convergence model of educational content organized as a fuzzy weighted graph has been presented, and sets of topics and sections of electronic learning resources being its vertices. Search and extraction of convergence educational content sections have been implemented by means of an algorithm for extracting fuzzy isomorphic subgraphs, and assessing the convergence degree thereof. The results of the study are used to synthesize an information and educational environment with intelligent mechanisms for supporting learning processes based on an analysis of the requirements of labor markets and actualizing educational content and training programs, as well as adaptive customization and personalization of specialist training trajectories. The architecture of the educational environment includes a set of software and tools for managing the components of the information space of the university with support for mobile, cloud and blended learning technologies.","author":[{"dropping-particle":"","family":"Deev","given":"Mikhail","non-dropping-particle":"","parse-names":false,"suffix":""},{"dropping-particle":"","family":"Finogeev","given":"Alexey","non-dropping-particle":"","parse-names":false,"suffix":""}],"container-title":"Telematics and Informatics Reports","id":"ITEM-2","issued":{"date-parts":[["2023"]]},"page":"100051","publisher":"Elsevier B.V.","title":"Application of the convergent education model in the development of a smart learning environment","type":"article-journal","volume":"10"},"uris":["http://www.mendeley.com/documents/?uuid=eb6f42eb-34de-4c9e-9178-52ddafc0e612"]},{"id":"ITEM-3","itemData":{"DOI":"10.4018/IJKM.291098","author":[{"dropping-particle":"","family":"Mohammed","given":"Atheer Abdullah","non-dropping-particle":"","parse-names":false,"suffix":""}],"container-title":"International Journal of Knowledge Management","id":"ITEM-3","issue":"1","issued":{"date-parts":[["2021"]]},"page":"1-24","title":"Assessing the Success of the Perceived Usefulness for Knowledge Management Systems : A Case Study of Iraqi Higher Education","type":"article-journal","volume":"18"},"uris":["http://www.mendeley.com/documents/?uuid=8a7c7c71-c98e-43ac-bdab-142227dfecbd"]},{"id":"ITEM-4","itemData":{"DOI":"10.1145/3643834.3660682","ISBN":"9798400705830","abstract":"Knowledge management involves fnding, expanding, and using knowledge in an organisation to achieve goals. Its role is crucial in higher education to improve problem-solving, research, and teaching by acquiring, sharing, and applying knowledge. Higher education institutions can promote knowledge management through Communities of Practice, but doing so remains challenging due to cultural, organisational, and technological reasons. We present fndings of the frst step of co-design workshops with authentic higher education teaching teams that sought to understand (a) their practices as a community and any motivators and impediments to their community development; (b) how they perceived the tools they use for knowledge management; and (c) the kinds of tools they believed could help them better conduct knowledge management and develop as Communities of Practice. Our fndings suggested four essential design requirements and informed our development of a new tool to support the knowledge management needs of higher education teaching teams.","author":[{"dropping-particle":"","family":"Fernández-Nieto","given":"Gloria Milena","non-dropping-particle":"","parse-names":false,"suffix":""},{"dropping-particle":"","family":"Swiecki","given":"Zachari","non-dropping-particle":"","parse-names":false,"suffix":""},{"dropping-particle":"","family":"Tsai","given":"Yi Shan","non-dropping-particle":"","parse-names":false,"suffix":""},{"dropping-particle":"","family":"Sha","given":"Lele","non-dropping-particle":"","parse-names":false,"suffix":""},{"dropping-particle":"","family":"Wei","given":"Yinwei","non-dropping-particle":"","parse-names":false,"suffix":""},{"dropping-particle":"","family":"Wen","given":"Jim","non-dropping-particle":"","parse-names":false,"suffix":""},{"dropping-particle":"","family":"Li","given":"Yuheng","non-dropping-particle":"","parse-names":false,"suffix":""},{"dropping-particle":"","family":"Jin","given":"Yueqiao","non-dropping-particle":"","parse-names":false,"suffix":""},{"dropping-particle":"","family":"Feraud","given":"Ivan Silva","non-dropping-particle":"","parse-names":false,"suffix":""},{"dropping-particle":"","family":"Li","given":"Yuan Fang","non-dropping-particle":"","parse-names":false,"suffix":""},{"dropping-particle":"","family":"Wang","given":"Weiqing","non-dropping-particle":"","parse-names":false,"suffix":""},{"dropping-particle":"","family":"Chen","given":"Guanliang","non-dropping-particle":"","parse-names":false,"suffix":""},{"dropping-particle":"","family":"Gasevic","given":"Dragan","non-dropping-particle":"","parse-names":false,"suffix":""}],"container-title":"Proceedings of the 2024 ACM Designing Interactive Systems Conference, DIS 2024","id":"ITEM-4","issued":{"date-parts":[["2024"]]},"page":"1970-1990","title":"Co-designing a knowledge management tool for educator communities of practice","type":"paper-conference"},"uris":["http://www.mendeley.com/documents/?uuid=43c07bb1-b05a-4041-9969-2561a39376c9"]}],"mendeley":{"formattedCitation":"(Abri &lt;i&gt;et al.&lt;/i&gt;, 2020; Mohammed, 2021; Deev and Finogeev, 2023; Fernández-Nieto &lt;i&gt;et al.&lt;/i&gt;, 2024)","manualFormatting":"(Mohammed, 2021; Deev and Finogeev, 2023; Fernández-Nieto et al., 2024)","plainTextFormattedCitation":"(Abri et al., 2020; Mohammed, 2021; Deev and Finogeev, 2023; Fernández-Nieto et al., 2024)","previouslyFormattedCitation":"(Abri &lt;i&gt;et al.&lt;/i&gt;, 2020; Mohammed, 2021; Deev and Finogeev, 2023; Fernández-Nieto &lt;i&gt;et al.&lt;/i&gt;, 2024)"},"properties":{"noteIndex":0},"schema":"https://github.com/citation-style-language/schema/raw/master/csl-citation.json"}</w:instrText>
      </w:r>
      <w:r w:rsidR="00903345" w:rsidRPr="00C40EE5">
        <w:fldChar w:fldCharType="separate"/>
      </w:r>
      <w:r w:rsidR="0035504C" w:rsidRPr="00C40EE5">
        <w:rPr>
          <w:noProof/>
        </w:rPr>
        <w:t xml:space="preserve">(Mohammed, 2021; Deev and Finogeev, 2023; Fernández-Nieto </w:t>
      </w:r>
      <w:r w:rsidR="0035504C" w:rsidRPr="00C40EE5">
        <w:rPr>
          <w:i/>
          <w:noProof/>
        </w:rPr>
        <w:t>et al.</w:t>
      </w:r>
      <w:r w:rsidR="0035504C" w:rsidRPr="00C40EE5">
        <w:rPr>
          <w:noProof/>
        </w:rPr>
        <w:t>, 2024)</w:t>
      </w:r>
      <w:r w:rsidR="00903345" w:rsidRPr="00C40EE5">
        <w:fldChar w:fldCharType="end"/>
      </w:r>
      <w:r w:rsidR="00903345" w:rsidRPr="00C40EE5">
        <w:t xml:space="preserve">. </w:t>
      </w:r>
      <w:r w:rsidR="004A6CCF" w:rsidRPr="00C40EE5">
        <w:t>It works well with the focus of VOE and VCC. Collaborative Learning (CL) is a strategy in which a small group of students work together to achieve a shared objective or complete an assignment</w:t>
      </w:r>
      <w:r w:rsidR="0035504C" w:rsidRPr="00C40EE5">
        <w:t xml:space="preserve"> </w:t>
      </w:r>
      <w:r w:rsidR="0035504C" w:rsidRPr="00C40EE5">
        <w:fldChar w:fldCharType="begin" w:fldLock="1"/>
      </w:r>
      <w:r w:rsidR="0039343F" w:rsidRPr="00C40EE5">
        <w:instrText>ADDIN CSL_CITATION {"citationItems":[{"id":"ITEM-1","itemData":{"DOI":"10.24059/olj.v22i1.1175","ISSN":"24725730","abstract":"Student engagement is understood to be an important benchmark and indicator of the quality of the student experience for higher education; yet the term engagement continues to be elusive to define and it is interpreted in different ways in the literature. This paper firstly presents a short review of the literature regarding online engagement in the higher education environment, moving beyond discipline-specific engagement. It then presents a conceptual framework which builds upon recurring themes within the literature, including students’ beliefs, attitudes, and behaviors. The framework was developed by adopting a constant comparison method to analyse the literature, and to search for and identify current and emerging themes. The framework identifies indicators for five key elements of online engagement, and the authors propose that the framework provides a guide for researchers and academics when exploring online engagement from a conceptual, practical and research basis. Finally, the paper provides recommendations for practice, outlining how the framework might be used to reflect critically upon the effectiveness of online courses and their ability to engage students.","author":[{"dropping-particle":"","family":"Redmond","given":"Petrea","non-dropping-particle":"","parse-names":false,"suffix":""},{"dropping-particle":"","family":"Abawi","given":"Lindy-Anne","non-dropping-particle":"","parse-names":false,"suffix":""},{"dropping-particle":"","family":"Brown","given":"Alice","non-dropping-particle":"","parse-names":false,"suffix":""},{"dropping-particle":"","family":"Henderson","given":"Robyn","non-dropping-particle":"","parse-names":false,"suffix":""}],"container-title":"Online Learning Journal","id":"ITEM-1","issue":"1","issued":{"date-parts":[["2018"]]},"page":"183-204","title":"An online engagement framework for higher education","type":"article-journal","volume":"22"},"uris":["http://www.mendeley.com/documents/?uuid=c2d0acb3-0949-43fa-a386-2ef3d71c2970"]},{"id":"ITEM-2","itemData":{"DOI":"10.4018/IJMBL.297976","ISBN":"0000000205","author":[{"dropping-particle":"","family":"Tan","given":"Chekfoung","non-dropping-particle":"","parse-names":false,"suffix":""}],"container-title":"International Journal of Mobile and Blended Learning","id":"ITEM-2","issue":"1","issued":{"date-parts":[["2022"]]},"page":"363-380","title":"Online Collaborative Learning Using Microsoft Teams in Higher Education Amid COVID-19","type":"article-journal","volume":"14"},"uris":["http://www.mendeley.com/documents/?uuid=52eef1a2-d543-44e8-8b0b-b6150e046a86"]},{"id":"ITEM-3","itemData":{"DOI":"10.24059/olj.v21i4.1240","ISSN":"24725730","abstract":"The purpose of this study was to identify emergent themes regarding higher education instructors’ perceptions concerning the provision of collaborative learning activities and opportunities in their online classroom. Through semi-structured interviews, instructors described their teaching experiences and reported specifically about the online collaborative opportunities offered in their online classrooms. A multi-phase coding process was used to analyze the information, including the constant comparative coding method for theme and category development. The three main themes that emerged from this study are: the importance of online communication approaches, challenges and supports for online collaborative learning, and online learner support as the core of online learning. In the online classroom, additional factors must be considered in order to develop successful online collaborative learning. Beyond group work, these considerations include additional time and nurturing, scaffolding, instructional design, and understanding students’ comfort level with collaborative online work. The findings of this study are discussed, and recommendations are provided for the development and design of meaningful online collaborative learning.","author":[{"dropping-particle":"","family":"Robinson","given":"Heather A.","non-dropping-particle":"","parse-names":false,"suffix":""},{"dropping-particle":"","family":"Kilgore","given":"Whitney","non-dropping-particle":"","parse-names":false,"suffix":""},{"dropping-particle":"","family":"Warren","given":"Scott J.","non-dropping-particle":"","parse-names":false,"suffix":""}],"container-title":"Online Learning Journal","id":"ITEM-3","issue":"4","issued":{"date-parts":[["2017"]]},"page":"29-51","title":"Care, communication, learner support: Designing meaningful online collaborative learning","type":"article-journal","volume":"21"},"uris":["http://www.mendeley.com/documents/?uuid=4f008e4a-3860-42ac-b3c8-8310ae015d91"]},{"id":"ITEM-4","itemData":{"DOI":"10.1007/s11412-023-09387-z","ISSN":"15561615","abstract":"In this article the wrong figure appeared as Fig. 1.; the figure should have appeared as shown below. The original article has been corrected.","author":[{"dropping-particle":"","family":"Ouyang","given":"Fan","non-dropping-particle":"","parse-names":false,"suffix":""},{"dropping-particle":"","family":"Xu","given":"Weiqi","non-dropping-particle":"","parse-names":false,"suffix":""},{"dropping-particle":"","family":"Cukurova","given":"Mutlu","non-dropping-particle":"","parse-names":false,"suffix":""}],"container-title":"International Journal of Computer-Supported Collaborative Learning","id":"ITEM-4","issued":{"date-parts":[["2023"]]},"page":"39-66","title":"An artificial intelligence-driven learning analytics method to examine the collaborative problem-solving process from the complex adaptive systems perspective","type":"article-journal","volume":"18"},"uris":["http://www.mendeley.com/documents/?uuid=2231893c-bfdf-42e9-8b41-aa28c2a38a19"]},{"id":"ITEM-5","itemData":{"DOI":"10.1111/jcal.12714","abstract":"Background: Hyper-video technology allows reflection on learning materials by writing personal notes and by interactions with lecturers and peers through shared posts and replies. While research shows that integrating hyper-videos in educational systems can promote the learning processes and outcomes, an open question remains regarding its actual utilization patterns by students and teachers. Objectives: The study aimed to reveal the extent to which students utilize different functions of hyper-videos in real-life learning contexts, and to examine the role of instructional design on hyper-video utilization. Method: In a mixed-method design, the study characterized active and passive interactions in hyper-videos in higher education courses, and amongst active interactions, compared shared versus private annotations. Additionally, the study compared voluntary and mandatory instructional design for promoting hyper-video interactions. In particular, we used learning analytics to explore hyper-video patterns in 25 undergraduate and graduate courses. Results and Discussion: A log analysis revealed that students wrote most of the posts, while lecturers mainly provided replies to students' posts. Private annotations were more prevalent than shared writing, pointing to the unfulfilled potential of hyper-video annotations to benefit from collaborative learning. A qualitative analysis on instructional design was consistent with quantitative findings, revealing important differences between the courses with mandatory versus voluntary hyper-video integration in pedagogical design, and in cognitive presence and teaching presence, based on the community of inquiry framework. Major takeaways: Findings point to an unfulfilled potential of hyper-video technology to promote active and collaborative learning. This highlights the role of design and instructive guidance when integrating technology into educational systems. © 2022 The Authors. Journal of Computer Assisted Learning published by John Wiley &amp; Sons Ltd.","author":[{"dropping-particle":"","family":"Sidi","given":"Yael","non-dropping-particle":"","parse-names":false,"suffix":""},{"dropping-particle":"","family":"Blau","given":"Ina","non-dropping-particle":"","parse-names":false,"suffix":""},{"dropping-particle":"","family":"Shamir-Inbal","given":"Tamar","non-dropping-particle":"","parse-names":false,"suffix":""}],"container-title":"Journal of Computer Assisted Learning","id":"ITEM-5","issue":"6","issued":{"date-parts":[["2022"]]},"note":"Cited by: 5; All Open Access, Hybrid Gold Open Access","page":"1752 – 1764","title":"Mapping active and collaborative learning in higher education through annotations in hyper-video by learning analytics","type":"article-journal","volume":"38"},"uris":["http://www.mendeley.com/documents/?uuid=b4e1207c-6afe-47f6-8aa1-596454a2f9e3"]},{"id":"ITEM-6","itemData":{"DOI":"10.1016/j.hitech.2023.100478","ISSN":"10478310","abstract":"Collaborative learning allows students to pool their knowledge, skills, and experiences to better understand and learn from one another. Two of the most fundamental features of collaborative learning are the grouping of students and the gaining of knowledge through social interactions with peers. The term “blended learning” refers to a new approach to education that combines conventional and contemporary learning models, in which students' interaction with and education from their digital devices does not totally replace their interaction and education from their traditional teachers. However, there are a number of obstacles that prevent educators from fully grasping blended learning models and putting them into practice. There have been a number of difficulties in implementing blended learning models due to the varying degrees to which they are accepted and used. In this article, we talked about collaborative learning data analysis since it helps teachers determine if their pedagogical approaches are working and where they may be strengthened. These results have the potential to contribute to a more comprehensive knowledge of (Artificial Intelligence in Education) AIED and its consequences for educational policies, educational AI design, and instructional design geared toward improving (The School Advisory Council) SAC in education.","author":[{"dropping-particle":"","family":"Ramadevi","given":"J.","non-dropping-particle":"","parse-names":false,"suffix":""},{"dropping-particle":"","family":"Sushama","given":"C.","non-dropping-particle":"","parse-names":false,"suffix":""},{"dropping-particle":"","family":"Balaji","given":"K.","non-dropping-particle":"","parse-names":false,"suffix":""},{"dropping-particle":"","family":"Talasila","given":"Vamsidhar","non-dropping-particle":"","parse-names":false,"suffix":""},{"dropping-particle":"","family":"Sindhwani","given":"Nidhi","non-dropping-particle":"","parse-names":false,"suffix":""},{"dropping-particle":"","family":"Mukti","given":"","non-dropping-particle":"","parse-names":false,"suffix":""}],"container-title":"Journal of High Technology Management Research","id":"ITEM-6","issue":"2","issued":{"date-parts":[["2023"]]},"page":"100478","publisher":"Elsevier Inc.","title":"AI enabled value-oriented collaborative learning: Centre for innovative education","type":"article-journal","volume":"34"},"uris":["http://www.mendeley.com/documents/?uuid=0bac1b31-e1ae-4156-b6ea-173d32ea55bb"]}],"mendeley":{"formattedCitation":"(Robinson, Kilgore and Warren, 2017; Redmond &lt;i&gt;et al.&lt;/i&gt;, 2018; Sidi, Blau and Shamir-Inbal, 2022; Tan, 2022; Ouyang, Xu and Cukurova, 2023; Ramadevi &lt;i&gt;et al.&lt;/i&gt;, 2023)","plainTextFormattedCitation":"(Robinson, Kilgore and Warren, 2017; Redmond et al., 2018; Sidi, Blau and Shamir-Inbal, 2022; Tan, 2022; Ouyang, Xu and Cukurova, 2023; Ramadevi et al., 2023)","previouslyFormattedCitation":"(Robinson, Kilgore and Warren, 2017; Redmond &lt;i&gt;et al.&lt;/i&gt;, 2018; Sidi, Blau and Shamir-Inbal, 2022; Tan, 2022; Ouyang, Xu and Cukurova, 2023; Ramadevi &lt;i&gt;et al.&lt;/i&gt;, 2023)"},"properties":{"noteIndex":0},"schema":"https://github.com/citation-style-language/schema/raw/master/csl-citation.json"}</w:instrText>
      </w:r>
      <w:r w:rsidR="0035504C" w:rsidRPr="00C40EE5">
        <w:fldChar w:fldCharType="separate"/>
      </w:r>
      <w:r w:rsidR="0035504C" w:rsidRPr="00C40EE5">
        <w:rPr>
          <w:noProof/>
        </w:rPr>
        <w:t xml:space="preserve">(Robinson, Kilgore and Warren, 2017; Redmond </w:t>
      </w:r>
      <w:r w:rsidR="0035504C" w:rsidRPr="00C40EE5">
        <w:rPr>
          <w:i/>
          <w:noProof/>
        </w:rPr>
        <w:t>et al.</w:t>
      </w:r>
      <w:r w:rsidR="0035504C" w:rsidRPr="00C40EE5">
        <w:rPr>
          <w:noProof/>
        </w:rPr>
        <w:t xml:space="preserve">, 2018; Sidi, Blau and Shamir-Inbal, 2022; Tan, 2022; Ouyang, Xu and Cukurova, 2023; Ramadevi </w:t>
      </w:r>
      <w:r w:rsidR="0035504C" w:rsidRPr="00C40EE5">
        <w:rPr>
          <w:i/>
          <w:noProof/>
        </w:rPr>
        <w:t>et al.</w:t>
      </w:r>
      <w:r w:rsidR="0035504C" w:rsidRPr="00C40EE5">
        <w:rPr>
          <w:noProof/>
        </w:rPr>
        <w:t>, 2023)</w:t>
      </w:r>
      <w:r w:rsidR="0035504C" w:rsidRPr="00C40EE5">
        <w:fldChar w:fldCharType="end"/>
      </w:r>
      <w:r w:rsidR="00903345" w:rsidRPr="00C40EE5">
        <w:t xml:space="preserve">. </w:t>
      </w:r>
      <w:r w:rsidR="004A6CCF" w:rsidRPr="00C40EE5">
        <w:t>Lastly, Personalized Learning (PL) is a method of teaching that changes based on how fast students learn and how lessons are given to help them achieve their best</w:t>
      </w:r>
      <w:r w:rsidR="00903345" w:rsidRPr="00C40EE5">
        <w:t xml:space="preserve"> </w:t>
      </w:r>
      <w:r w:rsidR="0035504C" w:rsidRPr="00C40EE5">
        <w:fldChar w:fldCharType="begin" w:fldLock="1"/>
      </w:r>
      <w:r w:rsidR="0011535F" w:rsidRPr="00C40EE5">
        <w:instrText>ADDIN CSL_CITATION {"citationItems":[{"id":"ITEM-1","itemData":{"DOI":"10.18178/ijiet.2025.15.9.2384","abstract":"This study presents the development and evaluation of a blended learning platform guided by the design thinking methodology to enhance undergraduate students’ Information, Media, and Technology (IMT) skills. A quasi-experimental design was employed involving 60 participants, divided into an experimental group receiving instruction via the platform and a control group receiving conventional instruction. The platform was developed using a five-stage design thinking process, integrating empathic learning design with digital tools and interactive components. Data collection included pre-and post-tests of IMT competencies and academic achievement, expert evaluations, and student satisfaction surveys. Statistical analyses—Multivariate Analysis of Variance (MANOVA), Cohen’s d, and partial eta squared (η²)—revealed that students in the experimental group showed significantly higher gains in both IMT skills and academic performance compared to the control group (p &lt; 0.01). The platform also received high ratings for instructional quality and learner engagement. Findings indicate that a blended learning environment, when structured through design thinking, can effectively support the development of 21st-century competencies. This model holds potential for broader application in higher education contexts, promoting critical thinking, learner autonomy, and digital literacy.","author":[{"dropping-particle":"","family":"Apirating","given":"Kaiyasith","non-dropping-particle":"","parse-names":false,"suffix":""}],"container-title":"International Journal of Information and Education","id":"ITEM-1","issue":"9","issued":{"date-parts":[["2025"]]},"page":"1829-1841","title":"Blended Learning Platform Using Design Thinking Method for Reinforcing Students ’ Information, Media, and Technology Skills","type":"article-journal","volume":"15"},"uris":["http://www.mendeley.com/documents/?uuid=f55d167a-1a34-42f6-9992-6b44b7ff515f"]},{"id":"ITEM-2","itemData":{"DOI":"10.1016/j.chb.2017.03.054","ISSN":"07475632","abstract":"On the way to increasing customization in e-learning systems, the learner model is the main source of variability. Such a model includes a number of psychological characteristics and study preferences that describe the learner's personality traits related to learning. During the last decades, the design methods and tools for e-learning have been designed assuming specific learner models. Therefore, in the search for a learning environment suitable for as many learner models as possible, we need tools to explore -and exploit- such models. In general, the learner's characteristics can be linked to the so-called learner's learning style (which is a part of the learner model) to provide the instructor with extensive knowledge about the learner's characterization in perceiving and processing information. Numerous learning styles have been proposed in the last decades, in some cases with overlapping characteristics with the same or different names. Thus, the heterogeneity of the learning style space makes it difficult to handle customization effectively. In this paper, we introduce a Learner's Characteristics Ontology based on creating interconnections between the different learning style model dimensions and learning styles with the relevant learner's characteristics, that: (1) helps instructors to improve and personalize the learning content; (2) can recommend learning materials to learners according to their learning characteristics and preferences; (3) can provide both instructors and learners with extensive knowledge about how they can improve their teaching and learning abilities; and (4) can improve communications and interaction between humans and computers by specifying the semantics of the learning style models' characteristics.","author":[{"dropping-particle":"","family":"Labib","given":"A. Ezzat","non-dropping-particle":"","parse-names":false,"suffix":""},{"dropping-particle":"","family":"Canós","given":"José H.","non-dropping-particle":"","parse-names":false,"suffix":""},{"dropping-particle":"","family":"Penadés","given":"M. Carmen","non-dropping-particle":"","parse-names":false,"suffix":""}],"container-title":"Computers in Human Behavior","id":"ITEM-2","issued":{"date-parts":[["2017"]]},"page":"433-445","title":"On the way to learning style models integration: a Learner's Characteristics Ontology","type":"article-journal","volume":"73"},"uris":["http://www.mendeley.com/documents/?uuid=b3141ee5-0fa0-4ae7-8ace-26d5f3e04ab1"]},{"id":"ITEM-3","itemData":{"DOI":"10.48550/arXiv.2402.01666","abstract":"With the development of artificial intelligence, personalized learning has attracted much attention as an integral part of intelligent education. China, the United States, the European Union, and others have put forward the importance of personalized learning in recent years, emphasizing the realization of the organic combination of large-scale education and personalized training. The development of a personalized learning system oriented to learners' preferences and suited to learners' needs should be accelerated. This review provides a comprehensive analysis of the current situation of personalized learning and its key role in education. It discusses the research on personalized learning from multiple perspectives, combining definitions, goals, and related educational theories to provide an in-depth understanding of personalized learning from an educational perspective, analyzing the implications of different theories on personalized learning, and highlighting the potential of personalized learning to meet the needs of individuals and to enhance their abilities. Data applications and assessment indicators in personalized learning are described in detail, providing a solid data foundation and evaluation system for subsequent research. Meanwhile, we start from both student modeling and recommendation algorithms and deeply analyze the cognitive and non-cognitive perspectives and the contribution of personalized recommendations to personalized learning. Finally, we explore the challenges and future trajectories of personalized learning. This review provides a multidimensional analysis of personalized learning through a more comprehensive study, providing academics and practitioners with cutting-edge explorations to promote continuous progress in the field of personalized learning.","author":[{"dropping-particle":"","family":"Wu","given":"Siyu","non-dropping-particle":"","parse-names":false,"suffix":""},{"dropping-particle":"","family":"Cao","given":"Yang","non-dropping-particle":"","parse-names":false,"suffix":""},{"dropping-particle":"","family":"Cui","given":"Jiajun","non-dropping-particle":"","parse-names":false,"suffix":""},{"dropping-particle":"","family":"Li","given":"Runze","non-dropping-particle":"","parse-names":false,"suffix":""},{"dropping-particle":"","family":"Qian","given":"Hong","non-dropping-particle":"","parse-names":false,"suffix":""},{"dropping-particle":"","family":"Jiang","given":"Bo","non-dropping-particle":"","parse-names":false,"suffix":""},{"dropping-particle":"","family":"Zhang","given":"Wei","non-dropping-particle":"","parse-names":false,"suffix":""}],"container-title":"Journal of the ACM","id":"ITEM-3","issue":"4","issued":{"date-parts":[["2024"]]},"publisher":"Association for Computing Machinery","title":"A Comprehensive Exploration of Personalized Learning in Smart Education: From Student Modeling to Personalized Recommendations","type":"article-journal","volume":"37"},"uris":["http://www.mendeley.com/documents/?uuid=cad29896-c819-4ee7-b3e1-ce7c42d1f5f2"]},{"id":"ITEM-4","itemData":{"DOI":"10.1016/j.teler.2023.100051","ISSN":"27725030","abstract":"The article presents a scientific and practical approach to the development and implementation of the concept of convergent learning in the framework of building an open educational platform to manage the process of training specialists. The presented concept of convergence education is based on the integration of educational programs, learning content, competency matrices, methods and technologies for training specialists and personalized learning trajectories in smart learning environment. To implement the model and the convergent approach, it is vital to make use of an information and educational environment with mechanisms to support convergent learning based on regional labor market analysis, actualizing of educational programs and resources, harmonization and synchronization life-cycle models thereof, adaptive customization and personalization of specialist training trajectories. The article presents the developed convergence model of educational programs and employer vacancies as a weighted graph to illustrate the relationship between competence requirement vectors of educational programs and sought-after employment. To isolate the convergence model components and evaluate the convergence degree thereof, a graph clustering algorithm based on the Louvain method has been developed. A method for synthesizing a convergence model of educational content organized as a fuzzy weighted graph has been presented, and sets of topics and sections of electronic learning resources being its vertices. Search and extraction of convergence educational content sections have been implemented by means of an algorithm for extracting fuzzy isomorphic subgraphs, and assessing the convergence degree thereof. The results of the study are used to synthesize an information and educational environment with intelligent mechanisms for supporting learning processes based on an analysis of the requirements of labor markets and actualizing educational content and training programs, as well as adaptive customization and personalization of specialist training trajectories. The architecture of the educational environment includes a set of software and tools for managing the components of the information space of the university with support for mobile, cloud and blended learning technologies.","author":[{"dropping-particle":"","family":"Deev","given":"Mikhail","non-dropping-particle":"","parse-names":false,"suffix":""},{"dropping-particle":"","family":"Finogeev","given":"Alexey","non-dropping-particle":"","parse-names":false,"suffix":""}],"container-title":"Telematics and Informatics Reports","id":"ITEM-4","issued":{"date-parts":[["2023"]]},"page":"100051","publisher":"Elsevier B.V.","title":"Application of the convergent education model in the development of a smart learning environment","type":"article-journal","volume":"10"},"uris":["http://www.mendeley.com/documents/?uuid=eb6f42eb-34de-4c9e-9178-52ddafc0e612"]},{"id":"ITEM-5","itemData":{"DOI":"10.12785/ijcds/090312","ISSN":"2210142X","abstract":"The emergence of Web 2.0 technologies like social media has enhanced the interaction and social collaboration support in the educational field. On the one hand, the integration of such sources equips learners with channels to share information, resources, ideas, as well as expressing opinions and comments during the interactions. On the other hand, such integration raises some issues related to personalization by filtering the collaboration support and provide a tailored pedagogical intervention to provide adequate hints and feedback as a means of adaptivity. Existing learning management systems provide restricted collaboration features and are not tailored to students' characteristics like knowledge level and individual traits. In order to overcome these issues, we propose a framework to upgrade the virtual learning environment to provide flexible collaboration and be adaptive to learners' needs. The framework integrates social media tools for seamless collaboration. In addition, it utilizes the generated content during collaboration to identify discussed concepts and learners' characteristics to provide a personalized learning package accordingly. Descriptions of the notions required to develop the framework and an overview of its components and functionality are provided in this paper.","author":[{"dropping-particle":"Al","family":"Abri","given":"Amal","non-dropping-particle":"","parse-names":false,"suffix":""},{"dropping-particle":"","family":"Jamoussi","given":"Yassine","non-dropping-particle":"","parse-names":false,"suffix":""},{"dropping-particle":"","family":"AlKhanjari","given":"Zuhoor","non-dropping-particle":"","parse-names":false,"suffix":""},{"dropping-particle":"","family":"Kraiem","given":"Naoufel","non-dropping-particle":"","parse-names":false,"suffix":""}],"container-title":"International Journal of Computing and Digital Systems","id":"ITEM-5","issue":"3","issued":{"date-parts":[["2020"]]},"page":"483-493","title":"Perlcol: A framework for personalized e-learning with social collaboration support","type":"article-journal","volume":"9"},"uris":["http://www.mendeley.com/documents/?uuid=e70b55d9-ad4b-40b3-b178-6f33227fdac0"]}],"mendeley":{"formattedCitation":"(Labib, Canós and Penadés, 2017; Abri &lt;i&gt;et al.&lt;/i&gt;, 2020; Deev and Finogeev, 2023; Wu &lt;i&gt;et al.&lt;/i&gt;, 2024; Apirating, 2025)","manualFormatting":"(Labib, Canós, and Penadés, 2017; Abri et al., 2020; Deev and Finogeev, 2023; Wu et al., 2024; Apirating, 2025)","plainTextFormattedCitation":"(Labib, Canós and Penadés, 2017; Abri et al., 2020; Deev and Finogeev, 2023; Wu et al., 2024; Apirating, 2025)","previouslyFormattedCitation":"(Labib, Canós and Penadés, 2017; Abri &lt;i&gt;et al.&lt;/i&gt;, 2020; Deev and Finogeev, 2023; Wu &lt;i&gt;et al.&lt;/i&gt;, 2024; Apirating, 2025)"},"properties":{"noteIndex":0},"schema":"https://github.com/citation-style-language/schema/raw/master/csl-citation.json"}</w:instrText>
      </w:r>
      <w:r w:rsidR="0035504C" w:rsidRPr="00C40EE5">
        <w:fldChar w:fldCharType="separate"/>
      </w:r>
      <w:r w:rsidR="0035504C" w:rsidRPr="00C40EE5">
        <w:rPr>
          <w:noProof/>
        </w:rPr>
        <w:t>(Labib, Canós</w:t>
      </w:r>
      <w:r w:rsidR="0011535F" w:rsidRPr="00C40EE5">
        <w:rPr>
          <w:noProof/>
        </w:rPr>
        <w:t>,</w:t>
      </w:r>
      <w:r w:rsidR="0035504C" w:rsidRPr="00C40EE5">
        <w:rPr>
          <w:noProof/>
        </w:rPr>
        <w:t xml:space="preserve"> and Penadés, 2017; Deev and Finogeev, 2023;</w:t>
      </w:r>
      <w:r w:rsidR="008C7956">
        <w:rPr>
          <w:noProof/>
        </w:rPr>
        <w:t xml:space="preserve"> </w:t>
      </w:r>
      <w:r w:rsidR="0035504C" w:rsidRPr="00C40EE5">
        <w:rPr>
          <w:noProof/>
        </w:rPr>
        <w:t>Apirating, 2025)</w:t>
      </w:r>
      <w:r w:rsidR="0035504C" w:rsidRPr="00C40EE5">
        <w:fldChar w:fldCharType="end"/>
      </w:r>
      <w:r w:rsidR="0035504C" w:rsidRPr="00C40EE5">
        <w:t>.</w:t>
      </w:r>
    </w:p>
    <w:p w14:paraId="416E5B61" w14:textId="0357E3DB" w:rsidR="006F3FE2" w:rsidRPr="00C40EE5" w:rsidRDefault="006F3FE2" w:rsidP="006F3FE2">
      <w:pPr>
        <w:pStyle w:val="Heading2"/>
      </w:pPr>
      <w:r w:rsidRPr="00C40EE5">
        <w:t>Psychological and Cognitive Foundations</w:t>
      </w:r>
    </w:p>
    <w:p w14:paraId="6CFE378C" w14:textId="5799BFA2" w:rsidR="006F3FE2" w:rsidRPr="00C40EE5" w:rsidRDefault="004A6CCF" w:rsidP="004A6CCF">
      <w:pPr>
        <w:spacing w:before="0" w:after="0"/>
        <w:rPr>
          <w:rFonts w:eastAsia="Times New Roman" w:cs="Times New Roman"/>
          <w:szCs w:val="24"/>
        </w:rPr>
      </w:pPr>
      <w:r w:rsidRPr="00C40EE5">
        <w:rPr>
          <w:rFonts w:eastAsia="Times New Roman" w:cs="Times New Roman"/>
          <w:szCs w:val="24"/>
        </w:rPr>
        <w:t>CKMS-SE combines old ways of thinking about psychology and cognition</w:t>
      </w:r>
      <w:r w:rsidR="006F3FE2" w:rsidRPr="00C40EE5">
        <w:t xml:space="preserve">: </w:t>
      </w:r>
      <w:r w:rsidR="006F3FE2" w:rsidRPr="00C40EE5">
        <w:tab/>
      </w:r>
    </w:p>
    <w:p w14:paraId="4A362FE3" w14:textId="4E829EC0" w:rsidR="006F3FE2" w:rsidRPr="00C40EE5" w:rsidRDefault="006F3FE2" w:rsidP="00BA6BA8">
      <w:pPr>
        <w:pStyle w:val="ListParagraph"/>
        <w:numPr>
          <w:ilvl w:val="0"/>
          <w:numId w:val="44"/>
        </w:numPr>
        <w:jc w:val="both"/>
      </w:pPr>
      <w:r w:rsidRPr="00C40EE5">
        <w:t xml:space="preserve">Self-Determination Theory (SDT) explains </w:t>
      </w:r>
      <w:r w:rsidR="004A6CCF" w:rsidRPr="00C40EE5">
        <w:t>that individuals are intrinsically driven when their demands for autonomy, competence, and relatedness are satisfied</w:t>
      </w:r>
      <w:r w:rsidRPr="00C40EE5">
        <w:t xml:space="preserve"> </w:t>
      </w:r>
      <w:r w:rsidRPr="00C40EE5">
        <w:fldChar w:fldCharType="begin" w:fldLock="1"/>
      </w:r>
      <w:r w:rsidR="0039343F" w:rsidRPr="00C40EE5">
        <w:instrText>ADDIN CSL_CITATION {"citationItems":[{"id":"ITEM-1","itemData":{"DOI":"10.1186/s40561-025-00393-2","ISSN":"2196-7091","author":[{"dropping-particle":"","family":"Annamalai","given":"Nagaletchimee","non-dropping-particle":"","parse-names":false,"suffix":""},{"dropping-particle":"","family":"Nasor","given":"Mohamed","non-dropping-particle":"","parse-names":false,"suffix":""}],"container-title":"Smart Learning Environments","id":"ITEM-1","issue":"59","issued":{"date-parts":[["2025"]]},"publisher":"Springer Nature Singapore","title":"Exploring ChatGPT in education : unveiling learners ’ experiences through the lens of self ‑ determination theory","type":"article-journal","volume":"12"},"uris":["http://www.mendeley.com/documents/?uuid=07056c1e-2cc8-4f8a-8b08-a3f7afe5b71c"]},{"id":"ITEM-2","itemData":{"DOI":"10.18608/jla.2024.8313","author":[{"dropping-particle":"","family":"Weydner-volkmann","given":"Sebastian","non-dropping-particle":"","parse-names":false,"suffix":""},{"dropping-particle":"","family":"Bär","given":"Dominik","non-dropping-particle":"","parse-names":false,"suffix":""}],"container-title":"Journal of Learning Analytics","id":"ITEM-2","issue":"3","issued":{"date-parts":[["2024"]]},"page":"160-173","title":"Student Autonomy and Learning Analytics : Philosophical Considerations for Designing Feedback Tools","type":"article-journal","volume":"11"},"uris":["http://www.mendeley.com/documents/?uuid=04c01b5f-a1d2-4ff7-a23b-0b5434a10508"]}],"mendeley":{"formattedCitation":"(Weydner-volkmann and Bär, 2024; Annamalai and Nasor, 2025)","plainTextFormattedCitation":"(Weydner-volkmann and Bär, 2024; Annamalai and Nasor, 2025)","previouslyFormattedCitation":"(Weydner-volkmann and Bär, 2024; Annamalai and Nasor, 2025)"},"properties":{"noteIndex":0},"schema":"https://github.com/citation-style-language/schema/raw/master/csl-citation.json"}</w:instrText>
      </w:r>
      <w:r w:rsidRPr="00C40EE5">
        <w:fldChar w:fldCharType="separate"/>
      </w:r>
      <w:r w:rsidRPr="00C40EE5">
        <w:rPr>
          <w:noProof/>
        </w:rPr>
        <w:t>(Weydner-volkmann and Bär, 2024; Annamalai and Nasor, 2025)</w:t>
      </w:r>
      <w:r w:rsidRPr="00C40EE5">
        <w:fldChar w:fldCharType="end"/>
      </w:r>
      <w:r w:rsidRPr="00C40EE5">
        <w:t>.</w:t>
      </w:r>
    </w:p>
    <w:p w14:paraId="5F6F95F0" w14:textId="7A427F21" w:rsidR="00BA6BA8" w:rsidRPr="00C40EE5" w:rsidRDefault="00BA6BA8" w:rsidP="004A6CCF">
      <w:pPr>
        <w:pStyle w:val="ListParagraph"/>
        <w:numPr>
          <w:ilvl w:val="0"/>
          <w:numId w:val="44"/>
        </w:numPr>
        <w:jc w:val="both"/>
      </w:pPr>
      <w:r w:rsidRPr="00C40EE5">
        <w:t xml:space="preserve">Cognitive Load Theory (CLT) emphasizes that </w:t>
      </w:r>
      <w:r w:rsidR="004A6CCF" w:rsidRPr="00C40EE5">
        <w:t>successful learning is facilitated by reducing irrelevant cognitive burden (extrinsic load) and enhancing cognitive load that aids the learning process</w:t>
      </w:r>
      <w:r w:rsidR="006F3FE2" w:rsidRPr="00C40EE5">
        <w:t xml:space="preserve"> </w:t>
      </w:r>
      <w:r w:rsidR="006F3FE2" w:rsidRPr="00C40EE5">
        <w:fldChar w:fldCharType="begin" w:fldLock="1"/>
      </w:r>
      <w:r w:rsidR="0011535F" w:rsidRPr="00C40EE5">
        <w:instrText>ADDIN CSL_CITATION {"citationItems":[{"id":"ITEM-1","itemData":{"DOI":"10.18178/ijiet.2022.12.12.1754","author":[{"dropping-particle":"","family":"Alsaffar","given":"Rabab Dawoud","non-dropping-particle":"","parse-names":false,"suffix":""},{"dropping-particle":"","family":"Alfayly","given":"Ali","non-dropping-particle":"","parse-names":false,"suffix":""},{"dropping-particle":"","family":"Ali","given":"Naser","non-dropping-particle":"","parse-names":false,"suffix":""}],"container-title":"International Journal of Information and Education Technology","id":"ITEM-1","issue":"12","issued":{"date-parts":[["2022"]]},"page":"1300-1310","title":"Extended Technology Acceptance Model for Multimedia-Based Learning in Higher Education","type":"article-journal","volume":"12"},"uris":["http://www.mendeley.com/documents/?uuid=54c72663-50aa-4b75-98c0-86e9d8baf2c9"]},{"id":"ITEM-2","itemData":{"DOI":"10.18178/ijiet.2025.15.9.2384","abstract":"This study presents the development and evaluation of a blended learning platform guided by the design thinking methodology to enhance undergraduate students’ Information, Media, and Technology (IMT) skills. A quasi-experimental design was employed involving 60 participants, divided into an experimental group receiving instruction via the platform and a control group receiving conventional instruction. The platform was developed using a five-stage design thinking process, integrating empathic learning design with digital tools and interactive components. Data collection included pre-and post-tests of IMT competencies and academic achievement, expert evaluations, and student satisfaction surveys. Statistical analyses—Multivariate Analysis of Variance (MANOVA), Cohen’s d, and partial eta squared (η²)—revealed that students in the experimental group showed significantly higher gains in both IMT skills and academic performance compared to the control group (p &lt; 0.01). The platform also received high ratings for instructional quality and learner engagement. Findings indicate that a blended learning environment, when structured through design thinking, can effectively support the development of 21st-century competencies. This model holds potential for broader application in higher education contexts, promoting critical thinking, learner autonomy, and digital literacy.","author":[{"dropping-particle":"","family":"Apirating","given":"Kaiyasith","non-dropping-particle":"","parse-names":false,"suffix":""}],"container-title":"International Journal of Information and Education","id":"ITEM-2","issue":"9","issued":{"date-parts":[["2025"]]},"page":"1829-1841","title":"Blended Learning Platform Using Design Thinking Method for Reinforcing Students ’ Information, Media, and Technology Skills","type":"article-journal","volume":"15"},"uris":["http://www.mendeley.com/documents/?uuid=f55d167a-1a34-42f6-9992-6b44b7ff515f"]}],"mendeley":{"formattedCitation":"(Alsaffar, Alfayly and Ali, 2022; Apirating, 2025)","manualFormatting":"(Alsaffar, Alfayly, and Ali, 2022; Apirating, 2025)","plainTextFormattedCitation":"(Alsaffar, Alfayly and Ali, 2022; Apirating, 2025)","previouslyFormattedCitation":"(Alsaffar, Alfayly and Ali, 2022; Apirating, 2025)"},"properties":{"noteIndex":0},"schema":"https://github.com/citation-style-language/schema/raw/master/csl-citation.json"}</w:instrText>
      </w:r>
      <w:r w:rsidR="006F3FE2" w:rsidRPr="00C40EE5">
        <w:fldChar w:fldCharType="separate"/>
      </w:r>
      <w:r w:rsidR="006F3FE2" w:rsidRPr="00C40EE5">
        <w:rPr>
          <w:noProof/>
        </w:rPr>
        <w:t>(Alsaffar, Alfayly</w:t>
      </w:r>
      <w:r w:rsidR="0011535F" w:rsidRPr="00C40EE5">
        <w:rPr>
          <w:noProof/>
        </w:rPr>
        <w:t>,</w:t>
      </w:r>
      <w:r w:rsidR="006F3FE2" w:rsidRPr="00C40EE5">
        <w:rPr>
          <w:noProof/>
        </w:rPr>
        <w:t xml:space="preserve"> and Ali, 2022; Apirating, 2025)</w:t>
      </w:r>
      <w:r w:rsidR="006F3FE2" w:rsidRPr="00C40EE5">
        <w:fldChar w:fldCharType="end"/>
      </w:r>
      <w:r w:rsidR="006F3FE2" w:rsidRPr="00C40EE5">
        <w:t>.</w:t>
      </w:r>
    </w:p>
    <w:p w14:paraId="7FD18DCF" w14:textId="0C513232" w:rsidR="00BC383B" w:rsidRPr="00BC383B" w:rsidRDefault="004A6CCF" w:rsidP="00BC383B">
      <w:pPr>
        <w:pStyle w:val="ListParagraph"/>
        <w:numPr>
          <w:ilvl w:val="0"/>
          <w:numId w:val="44"/>
        </w:numPr>
        <w:spacing w:before="0" w:after="0"/>
      </w:pPr>
      <w:r w:rsidRPr="00C40EE5">
        <w:rPr>
          <w:rFonts w:eastAsia="Times New Roman"/>
        </w:rPr>
        <w:t>People that have similar aims, interests, and skill levels make up Communities of Practice (CoP). They acquire information collaboratively by active participation and contribution as a cohesive unit</w:t>
      </w:r>
      <w:r w:rsidR="006F3FE2" w:rsidRPr="00C40EE5">
        <w:t xml:space="preserve"> </w:t>
      </w:r>
      <w:r w:rsidR="006F3FE2" w:rsidRPr="00C40EE5">
        <w:fldChar w:fldCharType="begin" w:fldLock="1"/>
      </w:r>
      <w:r w:rsidR="00C37E4C" w:rsidRPr="00C40EE5">
        <w:instrText>ADDIN CSL_CITATION {"citationItems":[{"id":"ITEM-1","itemData":{"DOI":"10.24059/olj.v23i3.1534","author":[{"dropping-particle":"","family":"Taft","given":"Susan H","non-dropping-particle":"","parse-names":false,"suffix":""}],"container-title":"Online Learning Journal","id":"ITEM-1","issue":"3","issued":{"date-parts":[["2019"]]},"page":"188-233","title":"One Size Does Not Fit All : Toward an Evidence-Based Framework for Determining Online Course Enrollment Sizes in Higher Education","type":"article-journal","volume":"23"},"uris":["http://www.mendeley.com/documents/?uuid=335ea04a-eaeb-4673-b3f5-bc748d526416"]},{"id":"ITEM-2","itemData":{"DOI":"10.1108/VJIKMS-03-2017-0010","author":[{"dropping-particle":"","family":"Tsang","given":"Haley Wing Chi","non-dropping-particle":"","parse-names":false,"suffix":""},{"dropping-particle":"","family":"Tsui","given":"Eric","non-dropping-particle":"","parse-names":false,"suffix":""}],"container-title":"VINE Journal of Information and Knowledge Management Systems","id":"ITEM-2","issue":"2","issued":{"date-parts":[["2017"]]},"page":"228-249","title":"Conceptual design and empirical study of a personal learning environment and network (PLE&amp;N) to support peer-based social and lifelong learning","type":"article-journal","volume":"47"},"uris":["http://www.mendeley.com/documents/?uuid=8734e0d4-2bf6-47bc-9d65-278e2fa4aa74"]},{"id":"ITEM-3","itemData":{"DOI":"10.1145/3643834.3660682","ISBN":"9798400705830","abstract":"Knowledge management involves fnding, expanding, and using knowledge in an organisation to achieve goals. Its role is crucial in higher education to improve problem-solving, research, and teaching by acquiring, sharing, and applying knowledge. Higher education institutions can promote knowledge management through Communities of Practice, but doing so remains challenging due to cultural, organisational, and technological reasons. We present fndings of the frst step of co-design workshops with authentic higher education teaching teams that sought to understand (a) their practices as a community and any motivators and impediments to their community development; (b) how they perceived the tools they use for knowledge management; and (c) the kinds of tools they believed could help them better conduct knowledge management and develop as Communities of Practice. Our fndings suggested four essential design requirements and informed our development of a new tool to support the knowledge management needs of higher education teaching teams.","author":[{"dropping-particle":"","family":"Fernández-Nieto","given":"Gloria Milena","non-dropping-particle":"","parse-names":false,"suffix":""},{"dropping-particle":"","family":"Swiecki","given":"Zachari","non-dropping-particle":"","parse-names":false,"suffix":""},{"dropping-particle":"","family":"Tsai","given":"Yi Shan","non-dropping-particle":"","parse-names":false,"suffix":""},{"dropping-particle":"","family":"Sha","given":"Lele","non-dropping-particle":"","parse-names":false,"suffix":""},{"dropping-particle":"","family":"Wei","given":"Yinwei","non-dropping-particle":"","parse-names":false,"suffix":""},{"dropping-particle":"","family":"Wen","given":"Jim","non-dropping-particle":"","parse-names":false,"suffix":""},{"dropping-particle":"","family":"Li","given":"Yuheng","non-dropping-particle":"","parse-names":false,"suffix":""},{"dropping-particle":"","family":"Jin","given":"Yueqiao","non-dropping-particle":"","parse-names":false,"suffix":""},{"dropping-particle":"","family":"Feraud","given":"Ivan Silva","non-dropping-particle":"","parse-names":false,"suffix":""},{"dropping-particle":"","family":"Li","given":"Yuan Fang","non-dropping-particle":"","parse-names":false,"suffix":""},{"dropping-particle":"","family":"Wang","given":"Weiqing","non-dropping-particle":"","parse-names":false,"suffix":""},{"dropping-particle":"","family":"Chen","given":"Guanliang","non-dropping-particle":"","parse-names":false,"suffix":""},{"dropping-particle":"","family":"Gasevic","given":"Dragan","non-dropping-particle":"","parse-names":false,"suffix":""}],"container-title":"Proceedings of the 2024 ACM Designing Interactive Systems Conference, DIS 2024","id":"ITEM-3","issued":{"date-parts":[["2024"]]},"page":"1970-1990","title":"Co-designing a knowledge management tool for educator communities of practice","type":"paper-conference"},"uris":["http://www.mendeley.com/documents/?uuid=43c07bb1-b05a-4041-9969-2561a39376c9"]}],"mendeley":{"formattedCitation":"(Tsang and Tsui, 2017; Taft, 2019; Fernández-Nieto &lt;i&gt;et al.&lt;/i&gt;, 2024)","plainTextFormattedCitation":"(Tsang and Tsui, 2017; Taft, 2019; Fernández-Nieto et al., 2024)","previouslyFormattedCitation":"(Tsang and Tsui, 2017; Taft, 2019; Fernández-Nieto &lt;i&gt;et al.&lt;/i&gt;, 2024)"},"properties":{"noteIndex":0},"schema":"https://github.com/citation-style-language/schema/raw/master/csl-citation.json"}</w:instrText>
      </w:r>
      <w:r w:rsidR="006F3FE2" w:rsidRPr="00C40EE5">
        <w:fldChar w:fldCharType="separate"/>
      </w:r>
      <w:r w:rsidR="0039343F" w:rsidRPr="00C40EE5">
        <w:rPr>
          <w:noProof/>
        </w:rPr>
        <w:t xml:space="preserve">(Tsang and Tsui, 2017; Taft, 2019; Fernández-Nieto </w:t>
      </w:r>
      <w:r w:rsidR="0039343F" w:rsidRPr="00C40EE5">
        <w:rPr>
          <w:i/>
          <w:noProof/>
        </w:rPr>
        <w:t>et al.</w:t>
      </w:r>
      <w:r w:rsidR="0039343F" w:rsidRPr="00C40EE5">
        <w:rPr>
          <w:noProof/>
        </w:rPr>
        <w:t>, 2024)</w:t>
      </w:r>
      <w:r w:rsidR="006F3FE2" w:rsidRPr="00C40EE5">
        <w:fldChar w:fldCharType="end"/>
      </w:r>
      <w:r w:rsidR="006F3FE2" w:rsidRPr="00C40EE5">
        <w:t>.</w:t>
      </w:r>
      <w:r w:rsidR="00BC383B">
        <w:br w:type="page"/>
      </w:r>
    </w:p>
    <w:p w14:paraId="03B94DF0" w14:textId="0BAF11CD" w:rsidR="008E21A1" w:rsidRPr="00C40EE5" w:rsidRDefault="008E21A1" w:rsidP="006F3FE2">
      <w:pPr>
        <w:pStyle w:val="Heading3"/>
      </w:pPr>
      <w:r w:rsidRPr="00C40EE5">
        <w:lastRenderedPageBreak/>
        <w:t>Self-Determination Theory and Intrinsic Motivation</w:t>
      </w:r>
    </w:p>
    <w:p w14:paraId="34DBF2A1" w14:textId="0EB77350" w:rsidR="008E21A1" w:rsidRPr="00C40EE5" w:rsidRDefault="004A6CCF" w:rsidP="004A6CCF">
      <w:pPr>
        <w:spacing w:before="0" w:after="0"/>
        <w:jc w:val="both"/>
      </w:pPr>
      <w:r w:rsidRPr="00C40EE5">
        <w:rPr>
          <w:rFonts w:eastAsia="Times New Roman" w:cs="Times New Roman"/>
          <w:szCs w:val="24"/>
        </w:rPr>
        <w:t>CLT elucidates the cognitive frameworks integral to the learning process, while SDT emphasizes the motivating factors that sustain student engagement and facilitate profound learning</w:t>
      </w:r>
      <w:r w:rsidR="008E21A1" w:rsidRPr="00C40EE5">
        <w:rPr>
          <w:lang w:val="en-GB"/>
        </w:rPr>
        <w:t xml:space="preserve"> </w:t>
      </w:r>
      <w:r w:rsidR="008E21A1" w:rsidRPr="00C40EE5">
        <w:rPr>
          <w:lang w:val="en-GB"/>
        </w:rPr>
        <w:fldChar w:fldCharType="begin" w:fldLock="1"/>
      </w:r>
      <w:r w:rsidR="00A24EA4" w:rsidRPr="00C40EE5">
        <w:rPr>
          <w:lang w:val="en-GB"/>
        </w:rPr>
        <w:instrText>ADDIN CSL_CITATION {"citationItems":[{"id":"ITEM-1","itemData":{"DOI":"10.1186/s41239-023-00382-w","ISSN":"2365-9440","author":[{"dropping-particle":"","family":"Engel","given":"Ole","non-dropping-particle":"","parse-names":false,"suffix":""},{"dropping-particle":"","family":"Zimmer","given":"Lena M","non-dropping-particle":"","parse-names":false,"suffix":""},{"dropping-particle":"","family":"Lörz","given":"Markus","non-dropping-particle":"","parse-names":false,"suffix":""},{"dropping-particle":"","family":"Paus","given":"Elisabeth Mayweg","non-dropping-particle":"","parse-names":false,"suffix":""}],"container-title":"International Journal of Educational Technology in Higher Education","id":"ITEM-1","issued":{"date-parts":[["2023"]]},"publisher":"Springer International Publishing","title":"Digital studying in times of COVID ‑ 19 : teacher ‑ and student ‑ related aspects of learning success in German higher education","type":"article-journal"},"uris":["http://www.mendeley.com/documents/?uuid=3f2339d8-a238-4441-8f53-6156c94ef687"]},{"id":"ITEM-2","itemData":{"DOI":"10.3389/feduc.2025.1719625","ISSN":"2504284X","abstract":"The following research analyzes the relation between the utilization of Artificial Intelligence (AI) tools among university students and their relation with critical thinking skills by combining the Technology Acceptance Model (TAM) model and critical thinking theory. This research introduced the Metacognitive TAM (Meta-TAM) integrated with the Information Systems (IS) Success model as a theoretical innovation. The current research was carried out with a quantitative method approach, with 200 respondents from the Office Administration Education Department, Universitas Sebelas Maret, Indonesia. The research data were analyzed using the SEM with SmartPLS 4.0 software. The key constructs of attitude toward use (ATU), motivation to use (MTU), perceived usefulness (PU), perceived ease of use (PEOU), and behavioral intention (BI) were analyzed to assess the primary factors that influence the adoption of the AI-based tools. The findings emphasize that the TAM constructs significantly influenced behavioral intention, whereas critical thinking played a crucial mediating role. The strongest path was observed from attitude toward use to behavioral intention (β = 0.737), which emphasizes the importance of affective and evaluative assessment in students' decision-making. Then, it can be concluded that not only the usability or utility, but also students' strategic thinking, epistemic vigilance, and intellectual autonomy have a significant impact on the AI adoption among higher education students. This study offers practical implications for AI-integrated curriculum design and ethical technology implementation in learning environments. This research contributes a novel perspective to educational technology literature and encourages future cross-cultural, longitudinal studies that examine AI's cognitive impact while safeguarding critical thinking development in diverse academic contexts.","author":[{"dropping-particle":"","family":"Ninghardjanti","given":"Patni","non-dropping-particle":"","parse-names":false,"suffix":""},{"dropping-particle":"","family":"Umam","given":"Muhammad Choerul","non-dropping-particle":"","parse-names":false,"suffix":""},{"dropping-particle":"","family":"Subarno","given":"Anton","non-dropping-particle":"","parse-names":false,"suffix":""},{"dropping-particle":"","family":"Winarno","given":"Winarno","non-dropping-particle":"","parse-names":false,"suffix":""},{"dropping-particle":"","family":"Langgi","given":"Novedi Risanti","non-dropping-particle":"","parse-names":false,"suffix":""},{"dropping-particle":"","family":"Widodo","given":"Jumiyanto","non-dropping-particle":"","parse-names":false,"suffix":""}],"container-title":"Frontiers in Education","id":"ITEM-2","issue":"November","issued":{"date-parts":[["2025"]]},"page":"1-23","title":"Evaluating the impact of AI on the critical thinking skills among the higher education students by combining the TAM model and critical thinking theory","type":"article-journal","volume":"10"},"uris":["http://www.mendeley.com/documents/?uuid=e390fd4b-ca35-4f41-b4ad-a49857a5eff1"]}],"mendeley":{"formattedCitation":"(Engel &lt;i&gt;et al.&lt;/i&gt;, 2023; Ninghardjanti &lt;i&gt;et al.&lt;/i&gt;, 2025)","plainTextFormattedCitation":"(Engel et al., 2023; Ninghardjanti et al., 2025)","previouslyFormattedCitation":"(Engel &lt;i&gt;et al.&lt;/i&gt;, 2023; Ninghardjanti &lt;i&gt;et al.&lt;/i&gt;, 2025)"},"properties":{"noteIndex":0},"schema":"https://github.com/citation-style-language/schema/raw/master/csl-citation.json"}</w:instrText>
      </w:r>
      <w:r w:rsidR="008E21A1" w:rsidRPr="00C40EE5">
        <w:rPr>
          <w:lang w:val="en-GB"/>
        </w:rPr>
        <w:fldChar w:fldCharType="separate"/>
      </w:r>
      <w:r w:rsidR="008E21A1" w:rsidRPr="00C40EE5">
        <w:rPr>
          <w:noProof/>
          <w:lang w:val="en-GB"/>
        </w:rPr>
        <w:t xml:space="preserve">(Engel </w:t>
      </w:r>
      <w:r w:rsidR="008E21A1" w:rsidRPr="00C40EE5">
        <w:rPr>
          <w:i/>
          <w:noProof/>
          <w:lang w:val="en-GB"/>
        </w:rPr>
        <w:t>et al.</w:t>
      </w:r>
      <w:r w:rsidR="008E21A1" w:rsidRPr="00C40EE5">
        <w:rPr>
          <w:noProof/>
          <w:lang w:val="en-GB"/>
        </w:rPr>
        <w:t xml:space="preserve">, 2023; Ninghardjanti </w:t>
      </w:r>
      <w:r w:rsidR="008E21A1" w:rsidRPr="00C40EE5">
        <w:rPr>
          <w:i/>
          <w:noProof/>
          <w:lang w:val="en-GB"/>
        </w:rPr>
        <w:t>et al.</w:t>
      </w:r>
      <w:r w:rsidR="008E21A1" w:rsidRPr="00C40EE5">
        <w:rPr>
          <w:noProof/>
          <w:lang w:val="en-GB"/>
        </w:rPr>
        <w:t>, 2025)</w:t>
      </w:r>
      <w:r w:rsidR="008E21A1" w:rsidRPr="00C40EE5">
        <w:rPr>
          <w:lang w:val="en-GB"/>
        </w:rPr>
        <w:fldChar w:fldCharType="end"/>
      </w:r>
      <w:r w:rsidR="008E21A1" w:rsidRPr="00C40EE5">
        <w:rPr>
          <w:lang w:val="en-GB"/>
        </w:rPr>
        <w:t xml:space="preserve">. </w:t>
      </w:r>
      <w:r w:rsidRPr="00C40EE5">
        <w:t>SDT says that human motivation exists on a scale. At one end is external regulation, where people do things because they feel pressure or get benefits from outside sources. At the other end is integrated regulation, where people do things that are in line with their own beliefs and identities. SDT also makes a distinction between the amount of motivation (how strongly someone feels motivated) and the kind of motivation (the qualities or categories of motivation they have)</w:t>
      </w:r>
      <w:r w:rsidR="008E705B" w:rsidRPr="00C40EE5">
        <w:rPr>
          <w:lang w:val="en-GB"/>
        </w:rPr>
        <w:t>.</w:t>
      </w:r>
    </w:p>
    <w:p w14:paraId="74F7EB71" w14:textId="65EB7025" w:rsidR="008E21A1" w:rsidRPr="00C40EE5" w:rsidRDefault="004A6CCF" w:rsidP="008E21A1">
      <w:pPr>
        <w:jc w:val="both"/>
      </w:pPr>
      <w:r w:rsidRPr="00C40EE5">
        <w:t>Students who still use conventional learning approaches tend to depend on grades or test results as rewards. They usually use shallow learning tactics, stop when the benefits stop, and say they are less happy. Conversely, learners driven by intrinsic factors—such as curiosity, autonomy, and the aspiration to make a significant impact, employ more profound learning strategies, maintain persistence despite the lack of external incentives, and experience enhanced well-being and continuous engagement</w:t>
      </w:r>
      <w:r w:rsidR="008E21A1" w:rsidRPr="00C40EE5">
        <w:rPr>
          <w:lang w:val="en-GB"/>
        </w:rPr>
        <w:t>.</w:t>
      </w:r>
    </w:p>
    <w:p w14:paraId="102AF153" w14:textId="77777777" w:rsidR="006F3FE2" w:rsidRPr="00C40EE5" w:rsidRDefault="006F3FE2" w:rsidP="006F3FE2">
      <w:pPr>
        <w:pStyle w:val="Heading3"/>
      </w:pPr>
      <w:r w:rsidRPr="00C40EE5">
        <w:t>Cognitive Load Theory and Schema Construction</w:t>
      </w:r>
    </w:p>
    <w:p w14:paraId="64AC702F" w14:textId="6821B15D" w:rsidR="006F3FE2" w:rsidRPr="00C40EE5" w:rsidRDefault="004A6CCF" w:rsidP="004A6CCF">
      <w:pPr>
        <w:spacing w:before="0" w:after="0"/>
        <w:jc w:val="both"/>
        <w:rPr>
          <w:szCs w:val="24"/>
        </w:rPr>
      </w:pPr>
      <w:r w:rsidRPr="00C40EE5">
        <w:rPr>
          <w:rFonts w:eastAsia="Times New Roman" w:cs="Times New Roman"/>
          <w:szCs w:val="24"/>
        </w:rPr>
        <w:t xml:space="preserve">The first-place new information is processed is in working memory. </w:t>
      </w:r>
      <w:ins w:id="88" w:author="Meliana Christianti J." w:date="2026-03-30T02:54:00Z">
        <w:r w:rsidR="00AA6122" w:rsidRPr="004A7545">
          <w:rPr>
            <w:rFonts w:eastAsia="Times New Roman" w:cs="Times New Roman"/>
            <w:szCs w:val="24"/>
            <w:highlight w:val="lightGray"/>
            <w:rPrChange w:id="89" w:author="Meliana Christianti J." w:date="2026-03-30T03:30:00Z" w16du:dateUtc="2026-03-29T20:30:00Z">
              <w:rPr>
                <w:rFonts w:eastAsia="Times New Roman" w:cs="Times New Roman"/>
                <w:szCs w:val="24"/>
              </w:rPr>
            </w:rPrChange>
          </w:rPr>
          <w:t>Working memory has severe capacity and duration constraints.</w:t>
        </w:r>
      </w:ins>
      <w:del w:id="90" w:author="Meliana Christianti J." w:date="2026-03-30T02:54:00Z" w16du:dateUtc="2026-03-29T19:54:00Z">
        <w:r w:rsidRPr="004A7545" w:rsidDel="00AA6122">
          <w:rPr>
            <w:rFonts w:eastAsia="Times New Roman" w:cs="Times New Roman"/>
            <w:szCs w:val="24"/>
            <w:highlight w:val="lightGray"/>
            <w:rPrChange w:id="91" w:author="Meliana Christianti J." w:date="2026-03-30T03:30:00Z" w16du:dateUtc="2026-03-29T20:30:00Z">
              <w:rPr>
                <w:rFonts w:eastAsia="Times New Roman" w:cs="Times New Roman"/>
                <w:szCs w:val="24"/>
              </w:rPr>
            </w:rPrChange>
          </w:rPr>
          <w:delText>It has big problems: it can only hold around 3 to 7 "chunks" of information, and it only lasts for about 15 to 30 seconds without practice</w:delText>
        </w:r>
      </w:del>
      <w:r w:rsidR="006F3FE2" w:rsidRPr="00C40EE5">
        <w:rPr>
          <w:szCs w:val="24"/>
          <w:lang w:val="en-GB"/>
        </w:rPr>
        <w:t xml:space="preserve"> </w:t>
      </w:r>
      <w:r w:rsidR="006F3FE2" w:rsidRPr="00C40EE5">
        <w:rPr>
          <w:szCs w:val="24"/>
          <w:lang w:val="en-GB"/>
        </w:rPr>
        <w:fldChar w:fldCharType="begin" w:fldLock="1"/>
      </w:r>
      <w:r w:rsidR="00FB38D4" w:rsidRPr="00C40EE5">
        <w:rPr>
          <w:szCs w:val="24"/>
          <w:lang w:val="en-GB"/>
        </w:rPr>
        <w:instrText>ADDIN CSL_CITATION {"citationItems":[{"id":"ITEM-1","itemData":{"DOI":"10.1145/3483843","ISSN":"19466226","abstract":"One of the most commonly cited theories in computing education research is cognitive load theory (CLT), which explains how learning is affected by the bottleneck of human working memory and how teaching may work around that limitation. The theory has evolved over a number of decades, addressing shortcomings in earlier versions; other issues remain and are being debated by the CLT community. We conduct a systematic mapping review of how CLT has been used across a number of leading computing education research (CER) forums since 2010. We find that the most common reason to cite CLT is to mention it briefly as a design influence; authors predominantly cite old versions of the theory; hypotheses phrased in terms of cognitive load components are rare; and only a small selection of cognitive load measures have been applied, sparsely. Overall, the theory's evolution and recent themes in CLT appear to have had limited impact on CER so far. We recommend that studies in CER explain which version of the theory they use and why; clearly distinguish between load components (e.g., intrinsic and extraneous load); phrase hypotheses in terms of load components a priori; look further into validating different measures of cognitive load; accompany cognitive load measures with complementary constructs, such as motivation; and explore themes such as collaborative CLT and individual differences in working-memory capacity.","author":[{"dropping-particle":"","family":"Duran","given":"Rodrigo","non-dropping-particle":"","parse-names":false,"suffix":""},{"dropping-particle":"","family":"Zavgorodniaia","given":"Albina","non-dropping-particle":"","parse-names":false,"suffix":""},{"dropping-particle":"","family":"Sorva","given":"Juha","non-dropping-particle":"","parse-names":false,"suffix":""}],"container-title":"ACM Transactions on Computing Education","id":"ITEM-1","issue":"4","issued":{"date-parts":[["2022"]]},"title":"Cognitive Load Theory in Computing Education Research: A Review","type":"article-journal","volume":"22"},"uris":["http://www.mendeley.com/documents/?uuid=8d0eaea5-1638-4421-8f6a-0a0e8ebf5481"]}],"mendeley":{"formattedCitation":"(Duran, Zavgorodniaia and Sorva, 2022)","manualFormatting":"(Duran, Zavgorodniaia, and Sorva, 2022)","plainTextFormattedCitation":"(Duran, Zavgorodniaia and Sorva, 2022)","previouslyFormattedCitation":"(Duran, Zavgorodniaia and Sorva, 2022)"},"properties":{"noteIndex":0},"schema":"https://github.com/citation-style-language/schema/raw/master/csl-citation.json"}</w:instrText>
      </w:r>
      <w:r w:rsidR="006F3FE2" w:rsidRPr="00C40EE5">
        <w:rPr>
          <w:szCs w:val="24"/>
          <w:lang w:val="en-GB"/>
        </w:rPr>
        <w:fldChar w:fldCharType="separate"/>
      </w:r>
      <w:r w:rsidR="006F3FE2" w:rsidRPr="00C40EE5">
        <w:rPr>
          <w:noProof/>
          <w:szCs w:val="24"/>
          <w:lang w:val="en-GB"/>
        </w:rPr>
        <w:t>(Duran, Zavgorodniaia</w:t>
      </w:r>
      <w:r w:rsidR="0011535F" w:rsidRPr="00C40EE5">
        <w:rPr>
          <w:noProof/>
          <w:szCs w:val="24"/>
          <w:lang w:val="en-GB"/>
        </w:rPr>
        <w:t>,</w:t>
      </w:r>
      <w:r w:rsidR="006F3FE2" w:rsidRPr="00C40EE5">
        <w:rPr>
          <w:noProof/>
          <w:szCs w:val="24"/>
          <w:lang w:val="en-GB"/>
        </w:rPr>
        <w:t xml:space="preserve"> and Sorva, 2022)</w:t>
      </w:r>
      <w:r w:rsidR="006F3FE2" w:rsidRPr="00C40EE5">
        <w:rPr>
          <w:szCs w:val="24"/>
          <w:lang w:val="en-GB"/>
        </w:rPr>
        <w:fldChar w:fldCharType="end"/>
      </w:r>
      <w:r w:rsidR="006F3FE2" w:rsidRPr="00C40EE5">
        <w:rPr>
          <w:szCs w:val="24"/>
          <w:lang w:val="en-GB"/>
        </w:rPr>
        <w:t xml:space="preserve">. </w:t>
      </w:r>
      <w:r w:rsidRPr="00C40EE5">
        <w:rPr>
          <w:szCs w:val="24"/>
        </w:rPr>
        <w:t>Long-term memory, on the other hand, can hold an almost infinite amount of information. Learning is the act of moving information from working memory to long-term memory, where it is put into mental schemas, which are coherent frameworks that bring together different parts into a whole</w:t>
      </w:r>
      <w:r w:rsidR="006F3FE2" w:rsidRPr="00C40EE5">
        <w:rPr>
          <w:szCs w:val="24"/>
          <w:lang w:val="en-GB"/>
        </w:rPr>
        <w:t xml:space="preserve"> </w:t>
      </w:r>
      <w:r w:rsidR="006F3FE2" w:rsidRPr="00C40EE5">
        <w:rPr>
          <w:szCs w:val="24"/>
          <w:lang w:val="en-GB"/>
        </w:rPr>
        <w:fldChar w:fldCharType="begin" w:fldLock="1"/>
      </w:r>
      <w:r w:rsidR="006F3FE2" w:rsidRPr="00C40EE5">
        <w:rPr>
          <w:szCs w:val="24"/>
          <w:lang w:val="en-GB"/>
        </w:rPr>
        <w:instrText>ADDIN CSL_CITATION {"citationItems":[{"id":"ITEM-1","itemData":{"DOI":"10.1145/3487055","ISSN":"19466226","abstract":"This paper explores a major theoretical framework from psychology, Dual Process Theory (DPT), which has received surprisingly little attention in the computing education literature. DPT postulates the existence of two qualitatively different kinds of cognitive systems, a fast, intuitive \"System 1\"and a slow, reflective \"System 2\". System 1 is associated with cognitive factors such as crystallized intelligence, long-term memory and associative learning; System 2 with fluid intelligence, working memory, and rule learning. This paper summarizes DPT and the way it has been expressed and explored in literatures relating to intelligence, memory, learning, attention, cognitive load, and more. It proposes a summary model, the Dual Process Cycle (DPC). It then considers example concepts from computing education within the context of this model. Examples include programming expertise, mental models of programs, the notional machine, code reading and code writing, and the theory of Learning Edge Momentum (LEM). In conclusion, it is argued that the DPC (and the framework of DPTs in general) provides a useful context for defining such concepts more richly and exactly, and for generating interesting questions about them.","author":[{"dropping-particle":"V.","family":"Robins","given":"Anthony","non-dropping-particle":"","parse-names":false,"suffix":""}],"container-title":"ACM Transactions on Computing Education","id":"ITEM-1","issue":"4","issued":{"date-parts":[["2022"]]},"title":"Dual Process Theories: Computing Cognition in Context","type":"article-journal","volume":"22"},"uris":["http://www.mendeley.com/documents/?uuid=6d0a2951-bdef-4567-9175-a4312f7c23c1"]}],"mendeley":{"formattedCitation":"(Robins, 2022)","plainTextFormattedCitation":"(Robins, 2022)","previouslyFormattedCitation":"(Robins, 2022)"},"properties":{"noteIndex":0},"schema":"https://github.com/citation-style-language/schema/raw/master/csl-citation.json"}</w:instrText>
      </w:r>
      <w:r w:rsidR="006F3FE2" w:rsidRPr="00C40EE5">
        <w:rPr>
          <w:szCs w:val="24"/>
          <w:lang w:val="en-GB"/>
        </w:rPr>
        <w:fldChar w:fldCharType="separate"/>
      </w:r>
      <w:r w:rsidR="006F3FE2" w:rsidRPr="00C40EE5">
        <w:rPr>
          <w:noProof/>
          <w:szCs w:val="24"/>
          <w:lang w:val="en-GB"/>
        </w:rPr>
        <w:t>(Robins, 2022)</w:t>
      </w:r>
      <w:r w:rsidR="006F3FE2" w:rsidRPr="00C40EE5">
        <w:rPr>
          <w:szCs w:val="24"/>
          <w:lang w:val="en-GB"/>
        </w:rPr>
        <w:fldChar w:fldCharType="end"/>
      </w:r>
      <w:r w:rsidR="006F3FE2" w:rsidRPr="00C40EE5">
        <w:rPr>
          <w:szCs w:val="24"/>
          <w:lang w:val="en-GB"/>
        </w:rPr>
        <w:t>.</w:t>
      </w:r>
    </w:p>
    <w:p w14:paraId="46589716" w14:textId="35B325C6" w:rsidR="006F3FE2" w:rsidRPr="00C40EE5" w:rsidRDefault="004A6CCF" w:rsidP="006F3FE2">
      <w:pPr>
        <w:jc w:val="both"/>
        <w:rPr>
          <w:szCs w:val="24"/>
          <w:lang w:val="en-GB"/>
        </w:rPr>
      </w:pPr>
      <w:r w:rsidRPr="00C40EE5">
        <w:rPr>
          <w:szCs w:val="24"/>
          <w:lang w:val="en-GB"/>
        </w:rPr>
        <w:t>The creation of schemas and automation is what makes someone an expert. An expert in signals and systems doesn't only know more facts than a beginner; they have a well-organized network of ideas and steps that they can use with little effort</w:t>
      </w:r>
      <w:r w:rsidR="0068543F" w:rsidRPr="00C40EE5">
        <w:rPr>
          <w:szCs w:val="24"/>
          <w:lang w:val="en-GB"/>
        </w:rPr>
        <w:t xml:space="preserve"> </w:t>
      </w:r>
      <w:r w:rsidR="006F3FE2" w:rsidRPr="00C40EE5">
        <w:rPr>
          <w:szCs w:val="24"/>
          <w:lang w:val="en-GB"/>
        </w:rPr>
        <w:fldChar w:fldCharType="begin" w:fldLock="1"/>
      </w:r>
      <w:r w:rsidR="006F3FE2" w:rsidRPr="00C40EE5">
        <w:rPr>
          <w:szCs w:val="24"/>
          <w:lang w:val="en-GB"/>
        </w:rPr>
        <w:instrText>ADDIN CSL_CITATION {"citationItems":[{"id":"ITEM-1","itemData":{"DOI":"10.1145/3487055","ISSN":"19466226","abstract":"This paper explores a major theoretical framework from psychology, Dual Process Theory (DPT), which has received surprisingly little attention in the computing education literature. DPT postulates the existence of two qualitatively different kinds of cognitive systems, a fast, intuitive \"System 1\"and a slow, reflective \"System 2\". System 1 is associated with cognitive factors such as crystallized intelligence, long-term memory and associative learning; System 2 with fluid intelligence, working memory, and rule learning. This paper summarizes DPT and the way it has been expressed and explored in literatures relating to intelligence, memory, learning, attention, cognitive load, and more. It proposes a summary model, the Dual Process Cycle (DPC). It then considers example concepts from computing education within the context of this model. Examples include programming expertise, mental models of programs, the notional machine, code reading and code writing, and the theory of Learning Edge Momentum (LEM). In conclusion, it is argued that the DPC (and the framework of DPTs in general) provides a useful context for defining such concepts more richly and exactly, and for generating interesting questions about them.","author":[{"dropping-particle":"V.","family":"Robins","given":"Anthony","non-dropping-particle":"","parse-names":false,"suffix":""}],"container-title":"ACM Transactions on Computing Education","id":"ITEM-1","issue":"4","issued":{"date-parts":[["2022"]]},"title":"Dual Process Theories: Computing Cognition in Context","type":"article-journal","volume":"22"},"uris":["http://www.mendeley.com/documents/?uuid=6d0a2951-bdef-4567-9175-a4312f7c23c1"]}],"mendeley":{"formattedCitation":"(Robins, 2022)","plainTextFormattedCitation":"(Robins, 2022)","previouslyFormattedCitation":"(Robins, 2022)"},"properties":{"noteIndex":0},"schema":"https://github.com/citation-style-language/schema/raw/master/csl-citation.json"}</w:instrText>
      </w:r>
      <w:r w:rsidR="006F3FE2" w:rsidRPr="00C40EE5">
        <w:rPr>
          <w:szCs w:val="24"/>
          <w:lang w:val="en-GB"/>
        </w:rPr>
        <w:fldChar w:fldCharType="separate"/>
      </w:r>
      <w:r w:rsidR="006F3FE2" w:rsidRPr="00C40EE5">
        <w:rPr>
          <w:noProof/>
          <w:szCs w:val="24"/>
          <w:lang w:val="en-GB"/>
        </w:rPr>
        <w:t>(Robins, 2022)</w:t>
      </w:r>
      <w:r w:rsidR="006F3FE2" w:rsidRPr="00C40EE5">
        <w:rPr>
          <w:szCs w:val="24"/>
          <w:lang w:val="en-GB"/>
        </w:rPr>
        <w:fldChar w:fldCharType="end"/>
      </w:r>
      <w:r w:rsidR="006F3FE2" w:rsidRPr="00C40EE5">
        <w:rPr>
          <w:szCs w:val="24"/>
          <w:lang w:val="en-GB"/>
        </w:rPr>
        <w:t>.</w:t>
      </w:r>
    </w:p>
    <w:p w14:paraId="36F371C6" w14:textId="77777777" w:rsidR="004A6CCF" w:rsidRPr="00C40EE5" w:rsidRDefault="004A6CCF" w:rsidP="006F3FE2">
      <w:pPr>
        <w:jc w:val="both"/>
        <w:rPr>
          <w:szCs w:val="24"/>
        </w:rPr>
      </w:pPr>
      <w:r w:rsidRPr="00C40EE5">
        <w:rPr>
          <w:szCs w:val="24"/>
        </w:rPr>
        <w:t>This research established the VALORIZE strategy, which aims to design learning that alleviates the three forms of cognitive burden on students and enhances information processing in their working memory, drawing on cognitive load theory (CLT) and dual coding theory (DCT). Students convert the signal and system domains, which were initially expressed in words and arithmetic equations, into knowledge maps and problem-solving maps.</w:t>
      </w:r>
    </w:p>
    <w:p w14:paraId="5F5B3DEC" w14:textId="1BB94D2E" w:rsidR="006F3FE2" w:rsidRPr="00C40EE5" w:rsidRDefault="004A6CCF" w:rsidP="006F3FE2">
      <w:pPr>
        <w:jc w:val="both"/>
        <w:rPr>
          <w:szCs w:val="24"/>
        </w:rPr>
      </w:pPr>
      <w:r w:rsidRPr="00C40EE5">
        <w:rPr>
          <w:szCs w:val="24"/>
        </w:rPr>
        <w:t>The following design principle is clear: to make learning as effective as possible, instructional designers should reduce extraneous load, manage intrinsic load correctly (by providing scaffolding for difficult material), and increase germane load, which is the amount of working memory used for productive learning activities</w:t>
      </w:r>
      <w:r w:rsidR="006F3FE2" w:rsidRPr="00C40EE5">
        <w:rPr>
          <w:szCs w:val="24"/>
          <w:lang w:val="en-GB"/>
        </w:rPr>
        <w:t xml:space="preserve"> </w:t>
      </w:r>
      <w:r w:rsidR="006F3FE2" w:rsidRPr="00C40EE5">
        <w:rPr>
          <w:szCs w:val="24"/>
          <w:lang w:val="en-GB"/>
        </w:rPr>
        <w:fldChar w:fldCharType="begin" w:fldLock="1"/>
      </w:r>
      <w:r w:rsidR="00FB38D4" w:rsidRPr="00C40EE5">
        <w:rPr>
          <w:szCs w:val="24"/>
          <w:lang w:val="en-GB"/>
        </w:rPr>
        <w:instrText>ADDIN CSL_CITATION {"citationItems":[{"id":"ITEM-1","itemData":{"DOI":"10.1145/3483843","ISSN":"19466226","abstract":"One of the most commonly cited theories in computing education research is cognitive load theory (CLT), which explains how learning is affected by the bottleneck of human working memory and how teaching may work around that limitation. The theory has evolved over a number of decades, addressing shortcomings in earlier versions; other issues remain and are being debated by the CLT community. We conduct a systematic mapping review of how CLT has been used across a number of leading computing education research (CER) forums since 2010. We find that the most common reason to cite CLT is to mention it briefly as a design influence; authors predominantly cite old versions of the theory; hypotheses phrased in terms of cognitive load components are rare; and only a small selection of cognitive load measures have been applied, sparsely. Overall, the theory's evolution and recent themes in CLT appear to have had limited impact on CER so far. We recommend that studies in CER explain which version of the theory they use and why; clearly distinguish between load components (e.g., intrinsic and extraneous load); phrase hypotheses in terms of load components a priori; look further into validating different measures of cognitive load; accompany cognitive load measures with complementary constructs, such as motivation; and explore themes such as collaborative CLT and individual differences in working-memory capacity.","author":[{"dropping-particle":"","family":"Duran","given":"Rodrigo","non-dropping-particle":"","parse-names":false,"suffix":""},{"dropping-particle":"","family":"Zavgorodniaia","given":"Albina","non-dropping-particle":"","parse-names":false,"suffix":""},{"dropping-particle":"","family":"Sorva","given":"Juha","non-dropping-particle":"","parse-names":false,"suffix":""}],"container-title":"ACM Transactions on Computing Education","id":"ITEM-1","issue":"4","issued":{"date-parts":[["2022"]]},"title":"Cognitive Load Theory in Computing Education Research: A Review","type":"article-journal","volume":"22"},"uris":["http://www.mendeley.com/documents/?uuid=8d0eaea5-1638-4421-8f6a-0a0e8ebf5481"]}],"mendeley":{"formattedCitation":"(Duran, Zavgorodniaia and Sorva, 2022)","manualFormatting":"(Duran, Zavgorodniaia, and Sorva, 2022)","plainTextFormattedCitation":"(Duran, Zavgorodniaia and Sorva, 2022)","previouslyFormattedCitation":"(Duran, Zavgorodniaia and Sorva, 2022)"},"properties":{"noteIndex":0},"schema":"https://github.com/citation-style-language/schema/raw/master/csl-citation.json"}</w:instrText>
      </w:r>
      <w:r w:rsidR="006F3FE2" w:rsidRPr="00C40EE5">
        <w:rPr>
          <w:szCs w:val="24"/>
          <w:lang w:val="en-GB"/>
        </w:rPr>
        <w:fldChar w:fldCharType="separate"/>
      </w:r>
      <w:r w:rsidR="006F3FE2" w:rsidRPr="00C40EE5">
        <w:rPr>
          <w:noProof/>
          <w:szCs w:val="24"/>
          <w:lang w:val="en-GB"/>
        </w:rPr>
        <w:t>(Duran, Zavgorodniaia</w:t>
      </w:r>
      <w:r w:rsidR="0011535F" w:rsidRPr="00C40EE5">
        <w:rPr>
          <w:noProof/>
          <w:szCs w:val="24"/>
          <w:lang w:val="en-GB"/>
        </w:rPr>
        <w:t>,</w:t>
      </w:r>
      <w:r w:rsidR="006F3FE2" w:rsidRPr="00C40EE5">
        <w:rPr>
          <w:noProof/>
          <w:szCs w:val="24"/>
          <w:lang w:val="en-GB"/>
        </w:rPr>
        <w:t xml:space="preserve"> and Sorva, 2022)</w:t>
      </w:r>
      <w:r w:rsidR="006F3FE2" w:rsidRPr="00C40EE5">
        <w:rPr>
          <w:szCs w:val="24"/>
          <w:lang w:val="en-GB"/>
        </w:rPr>
        <w:fldChar w:fldCharType="end"/>
      </w:r>
      <w:r w:rsidR="006F3FE2" w:rsidRPr="00C40EE5">
        <w:rPr>
          <w:szCs w:val="24"/>
          <w:lang w:val="en-GB"/>
        </w:rPr>
        <w:t>.</w:t>
      </w:r>
    </w:p>
    <w:p w14:paraId="34D412A8" w14:textId="0BFB2202" w:rsidR="008E21A1" w:rsidRPr="00C40EE5" w:rsidRDefault="006F3FE2" w:rsidP="006F3FE2">
      <w:pPr>
        <w:pStyle w:val="Heading3"/>
      </w:pPr>
      <w:r w:rsidRPr="00C40EE5">
        <w:t xml:space="preserve">Community of Practice: </w:t>
      </w:r>
      <w:r w:rsidR="00D730A3" w:rsidRPr="00C40EE5">
        <w:t>Professional Identity and Expertise Development</w:t>
      </w:r>
    </w:p>
    <w:p w14:paraId="3FACCB18" w14:textId="4A1F1A54" w:rsidR="00D730A3" w:rsidRPr="00C40EE5" w:rsidRDefault="00C17424" w:rsidP="0055557A">
      <w:pPr>
        <w:tabs>
          <w:tab w:val="left" w:pos="720"/>
        </w:tabs>
        <w:spacing w:before="0" w:after="0"/>
        <w:jc w:val="both"/>
        <w:rPr>
          <w:rFonts w:eastAsia="Times New Roman" w:cs="Times New Roman"/>
          <w:szCs w:val="24"/>
        </w:rPr>
      </w:pPr>
      <w:r w:rsidRPr="00C40EE5">
        <w:rPr>
          <w:rFonts w:eastAsia="Times New Roman" w:cs="Times New Roman"/>
          <w:szCs w:val="24"/>
        </w:rPr>
        <w:t>The idea of professional identity, which is taking on the responsibilities, attitudes, and behaviors that come with a job, is an important part of the framework. Professional identity isn't just something you get by learning new things. It develops over time as you do real professional work, get advice from experienced professionals, and gradually adopt professional standards and values</w:t>
      </w:r>
      <w:r w:rsidR="00D730A3" w:rsidRPr="00C40EE5">
        <w:rPr>
          <w:rFonts w:eastAsia="Times New Roman" w:cs="Times New Roman"/>
          <w:szCs w:val="24"/>
          <w:lang w:val="en-GB" w:eastAsia="en-GB"/>
        </w:rPr>
        <w:t xml:space="preserve"> </w:t>
      </w:r>
      <w:r w:rsidR="004E6BD5" w:rsidRPr="00C40EE5">
        <w:rPr>
          <w:rFonts w:eastAsia="Times New Roman" w:cs="Times New Roman"/>
          <w:szCs w:val="24"/>
          <w:lang w:val="en-GB" w:eastAsia="en-GB"/>
        </w:rPr>
        <w:fldChar w:fldCharType="begin" w:fldLock="1"/>
      </w:r>
      <w:r w:rsidR="0055557A">
        <w:rPr>
          <w:rFonts w:eastAsia="Times New Roman" w:cs="Times New Roman"/>
          <w:szCs w:val="24"/>
          <w:lang w:val="en-GB" w:eastAsia="en-GB"/>
        </w:rPr>
        <w:instrText>ADDIN CSL_CITATION {"citationItems":[{"id":"ITEM-1","itemData":{"DOI":"10.1344/der.2021.40.154-171","ISSN":"20139144","abstract":"Technological determinism, techno-solutionism and instrumental perspectives on technologies have populated educational research literature in the last decades, and even more since the pandemic crisis has started. This essay offers a critique about simplistic explanations of technology adoption in pedagogy by using insights from critical philosophy of technology and feminist new materialism. It rejects the assumption of teachers' resistance to change and proposes a frame to expand future imaginaries of education. In this sense, critical studies provide a focus on human activity as interconnected with social and situated knowledges/practices. The emphasis is on recursive relations that allow educational researchers and practitioners to take into account the considerable complexity of digital technologies pedagogical adoption. On the other hand, feminist new materialism brings about a new focus on relational ontology, which adds to the critical theoretical framework the agentic element. By overcoming a binary way of seeing technologies through utopias and dystopias, new materialist studies focus on ethics and responsibility. We argue that we need both a critical and neo-materialist view, in order to adopt technologies in education in meaningful, productive and creative ways. Building on small narratives and possible utopias can take us to re-design and re-interpret the future of educational technologies.","author":[{"dropping-particle":"","family":"Pischetola","given":"Magda","non-dropping-particle":"","parse-names":false,"suffix":""}],"container-title":"Digital Education Review","id":"ITEM-1","issue":"40","issued":{"date-parts":[["2021"]]},"page":"154-171","title":"Re-imagining Digital Technology in Education through Critical and Neo-materialist Insights","type":"article-journal"},"uris":["http://www.mendeley.com/documents/?uuid=4a226b3e-ff08-4f2d-874e-fc564e68ecd2"]},{"id":"ITEM-2","itemData":{"DOI":"10.3389/feduc.2025.1626340","ISSN":"2504284X","abstract":"Introduction: Education 4.0 is rapidly reshaping higher education through technology-enabled learning, curriculum realignment, and new ethical and professional demands. However, empirical evidence on how faculty members in the Arab States perceive and respond to these shifts remains limited. Methods: This qualitative study examined faculty sense-making of Education 4.0 through semi-structured interviews with 12 university faculty members from six Arab countries. Data were analysed using thematic analysis. Results: Participants conceptualised Education 4.0 as (a) strengthening curriculum relevance through closer alignment with labour-market needs, (b) widening access to knowledge through digital resources and networks, and (c) enabling more differentiated, student-centred pedagogy. Concurrently, they highlighted persistent challenges related to ethical governance, uneven institutional and individual readiness, and the necessity of continuous, context-responsive professional development. Discussion: By foregrounding faculty perspectives across multiple national contexts, the study illuminates the opportunities and tensions shaping Higher Education 4.0 implementation in the Arab States and underscores the importance of supporting human-centred, ethically governed digital transformation.","author":[{"dropping-particle":"","family":"Shal","given":"Tarek","non-dropping-particle":"","parse-names":false,"suffix":""},{"dropping-particle":"","family":"Ghamrawi","given":"Norma","non-dropping-particle":"","parse-names":false,"suffix":""},{"dropping-particle":"","family":"Abu-Tineh","given":"Abdullah","non-dropping-particle":"","parse-names":false,"suffix":""},{"dropping-particle":"","family":"Alshaboul","given":"Yousef","non-dropping-particle":"","parse-names":false,"suffix":""}],"container-title":"Frontiers in Education","id":"ITEM-2","issue":"February","issued":{"date-parts":[["2026"]]},"page":"1-14","title":"Higher Education 4.0: capturing the voices of faculty members","type":"article-journal","volume":"10"},"uris":["http://www.mendeley.com/documents/?uuid=b364903e-5dda-4c65-9fcb-56f3000a590d"]}],"mendeley":{"formattedCitation":"(Pischetola, 2021; Shal &lt;i&gt;et al.&lt;/i&gt;, 2026)","manualFormatting":"(Pischetola, 2021; Shal et al., 2025)","plainTextFormattedCitation":"(Pischetola, 2021; Shal et al., 2026)","previouslyFormattedCitation":"(Pischetola, 2021; Shal &lt;i&gt;et al.&lt;/i&gt;, 2026)"},"properties":{"noteIndex":0},"schema":"https://github.com/citation-style-language/schema/raw/master/csl-citation.json"}</w:instrText>
      </w:r>
      <w:r w:rsidR="004E6BD5" w:rsidRPr="00C40EE5">
        <w:rPr>
          <w:rFonts w:eastAsia="Times New Roman" w:cs="Times New Roman"/>
          <w:szCs w:val="24"/>
          <w:lang w:val="en-GB" w:eastAsia="en-GB"/>
        </w:rPr>
        <w:fldChar w:fldCharType="separate"/>
      </w:r>
      <w:r w:rsidR="004E6BD5" w:rsidRPr="00C40EE5">
        <w:rPr>
          <w:rFonts w:eastAsia="Times New Roman" w:cs="Times New Roman"/>
          <w:noProof/>
          <w:szCs w:val="24"/>
          <w:lang w:val="en-GB" w:eastAsia="en-GB"/>
        </w:rPr>
        <w:t xml:space="preserve">(Pischetola, 2021; Shal </w:t>
      </w:r>
      <w:r w:rsidR="004E6BD5" w:rsidRPr="00C40EE5">
        <w:rPr>
          <w:rFonts w:eastAsia="Times New Roman" w:cs="Times New Roman"/>
          <w:i/>
          <w:noProof/>
          <w:szCs w:val="24"/>
          <w:lang w:val="en-GB" w:eastAsia="en-GB"/>
        </w:rPr>
        <w:t>et al.</w:t>
      </w:r>
      <w:r w:rsidR="004E6BD5" w:rsidRPr="00C40EE5">
        <w:rPr>
          <w:rFonts w:eastAsia="Times New Roman" w:cs="Times New Roman"/>
          <w:noProof/>
          <w:szCs w:val="24"/>
          <w:lang w:val="en-GB" w:eastAsia="en-GB"/>
        </w:rPr>
        <w:t>, 202</w:t>
      </w:r>
      <w:r w:rsidR="0055557A">
        <w:rPr>
          <w:rFonts w:eastAsia="Times New Roman" w:cs="Times New Roman"/>
          <w:noProof/>
          <w:szCs w:val="24"/>
          <w:lang w:val="en-GB" w:eastAsia="en-GB"/>
        </w:rPr>
        <w:t>5</w:t>
      </w:r>
      <w:r w:rsidR="004E6BD5" w:rsidRPr="00C40EE5">
        <w:rPr>
          <w:rFonts w:eastAsia="Times New Roman" w:cs="Times New Roman"/>
          <w:noProof/>
          <w:szCs w:val="24"/>
          <w:lang w:val="en-GB" w:eastAsia="en-GB"/>
        </w:rPr>
        <w:t>)</w:t>
      </w:r>
      <w:r w:rsidR="004E6BD5" w:rsidRPr="00C40EE5">
        <w:rPr>
          <w:rFonts w:eastAsia="Times New Roman" w:cs="Times New Roman"/>
          <w:szCs w:val="24"/>
          <w:lang w:val="en-GB" w:eastAsia="en-GB"/>
        </w:rPr>
        <w:fldChar w:fldCharType="end"/>
      </w:r>
      <w:r w:rsidR="004E6BD5" w:rsidRPr="00C40EE5">
        <w:rPr>
          <w:rFonts w:eastAsia="Times New Roman" w:cs="Times New Roman"/>
          <w:szCs w:val="24"/>
          <w:lang w:val="en-GB" w:eastAsia="en-GB"/>
        </w:rPr>
        <w:t>.</w:t>
      </w:r>
    </w:p>
    <w:p w14:paraId="04A4262D" w14:textId="65DEAC84" w:rsidR="008E21A1" w:rsidRPr="00C40EE5" w:rsidRDefault="004A6CCF" w:rsidP="00C31B6C">
      <w:pPr>
        <w:jc w:val="both"/>
        <w:rPr>
          <w:rStyle w:val="Hyperlink"/>
          <w:rFonts w:eastAsia="Times New Roman" w:cs="Times New Roman"/>
          <w:color w:val="auto"/>
          <w:szCs w:val="24"/>
          <w:u w:val="none"/>
          <w:lang w:eastAsia="en-GB"/>
        </w:rPr>
      </w:pPr>
      <w:r w:rsidRPr="00C40EE5">
        <w:rPr>
          <w:rFonts w:eastAsia="Times New Roman" w:cs="Times New Roman"/>
          <w:szCs w:val="24"/>
          <w:lang w:eastAsia="en-GB"/>
        </w:rPr>
        <w:t>Moreover, ethical thinking and responsible professional judgment are fundamental to professional identity</w:t>
      </w:r>
      <w:r w:rsidR="00A75898" w:rsidRPr="00C40EE5">
        <w:rPr>
          <w:rFonts w:eastAsia="Times New Roman" w:cs="Times New Roman"/>
          <w:szCs w:val="24"/>
          <w:lang w:val="en-GB" w:eastAsia="en-GB"/>
        </w:rPr>
        <w:t xml:space="preserve"> </w:t>
      </w:r>
      <w:r w:rsidR="00A75898" w:rsidRPr="00C40EE5">
        <w:rPr>
          <w:rFonts w:eastAsia="Times New Roman" w:cs="Times New Roman"/>
          <w:szCs w:val="24"/>
          <w:lang w:val="en-GB" w:eastAsia="en-GB"/>
        </w:rPr>
        <w:fldChar w:fldCharType="begin" w:fldLock="1"/>
      </w:r>
      <w:r w:rsidR="00A75898" w:rsidRPr="00C40EE5">
        <w:rPr>
          <w:rFonts w:eastAsia="Times New Roman" w:cs="Times New Roman"/>
          <w:szCs w:val="24"/>
          <w:lang w:val="en-GB" w:eastAsia="en-GB"/>
        </w:rPr>
        <w:instrText>ADDIN CSL_CITATION {"citationItems":[{"id":"ITEM-1","itemData":{"DOI":"10.1145/3606707","ISSN":"19466226","abstract":"The disciplinary identity as a computer science student has recently received increasing attention as a well-developed subject identity can help with increasing retention, interest, and motivation. Besides, identity theory can serve as an analytical lens for issues around diversity. However, identity is also often perceived as a vague, overused concept with a variety of theories to build upon. In addition, connections to other topics, such as computer science conceptions, remain unclear and there seems to be little intra-disciplinary exchange about the concept. This article, therefore, attempts to provide a starting point by presenting a so far missing systematic literature review of identity in Computing Education Research (CER). We analyzed a corpus of 41 articles published since 2005 with a focus on the variety of identity theories that are used, the reasons for using them, and the overall theoretical framing of the concept in the CER literature up to this point. We use content analysis with both inductive and deductive coding to derive categories from the corpus to answer our research questions. The results show that there is less variety in the theories than originally expected, most publications refer to the theory of \"Communities of Practice\". The reasons for employing identity theory are also rather canonical, in particular, there is only little theoretical development of the theories within CER and also only little empirical work. Finally, we also present an extended version of a computing identity that can be theoretically derived from the work in our corpus.","author":[{"dropping-particle":"","family":"Große-Bölting","given":"Gregor","non-dropping-particle":"","parse-names":false,"suffix":""},{"dropping-particle":"","family":"Gerstenberger","given":"Dietrich","non-dropping-particle":"","parse-names":false,"suffix":""},{"dropping-particle":"","family":"Gildehaus","given":"Lara","non-dropping-particle":"","parse-names":false,"suffix":""},{"dropping-particle":"","family":"Mühling","given":"Andreas","non-dropping-particle":"","parse-names":false,"suffix":""},{"dropping-particle":"","family":"Schulte","given":"Carsten","non-dropping-particle":"","parse-names":false,"suffix":""}],"container-title":"ACM Transactions on Computing Education","id":"ITEM-1","issue":"3","issued":{"date-parts":[["2023"]]},"title":"Identity in Higher Computer Education Research: A Systematic Literature Review","type":"article-journal","volume":"23"},"uris":["http://www.mendeley.com/documents/?uuid=d3e26a9b-71f5-40b3-8ef5-43c2e3c2b18c"]}],"mendeley":{"formattedCitation":"(Große-Bölting &lt;i&gt;et al.&lt;/i&gt;, 2023)","plainTextFormattedCitation":"(Große-Bölting et al., 2023)","previouslyFormattedCitation":"(Große-Bölting &lt;i&gt;et al.&lt;/i&gt;, 2023)"},"properties":{"noteIndex":0},"schema":"https://github.com/citation-style-language/schema/raw/master/csl-citation.json"}</w:instrText>
      </w:r>
      <w:r w:rsidR="00A75898" w:rsidRPr="00C40EE5">
        <w:rPr>
          <w:rFonts w:eastAsia="Times New Roman" w:cs="Times New Roman"/>
          <w:szCs w:val="24"/>
          <w:lang w:val="en-GB" w:eastAsia="en-GB"/>
        </w:rPr>
        <w:fldChar w:fldCharType="separate"/>
      </w:r>
      <w:r w:rsidR="00A75898" w:rsidRPr="00C40EE5">
        <w:rPr>
          <w:rFonts w:eastAsia="Times New Roman" w:cs="Times New Roman"/>
          <w:noProof/>
          <w:szCs w:val="24"/>
          <w:lang w:val="en-GB" w:eastAsia="en-GB"/>
        </w:rPr>
        <w:t xml:space="preserve">(Große-Bölting </w:t>
      </w:r>
      <w:r w:rsidR="00A75898" w:rsidRPr="00C40EE5">
        <w:rPr>
          <w:rFonts w:eastAsia="Times New Roman" w:cs="Times New Roman"/>
          <w:i/>
          <w:noProof/>
          <w:szCs w:val="24"/>
          <w:lang w:val="en-GB" w:eastAsia="en-GB"/>
        </w:rPr>
        <w:t>et al.</w:t>
      </w:r>
      <w:r w:rsidR="00A75898" w:rsidRPr="00C40EE5">
        <w:rPr>
          <w:rFonts w:eastAsia="Times New Roman" w:cs="Times New Roman"/>
          <w:noProof/>
          <w:szCs w:val="24"/>
          <w:lang w:val="en-GB" w:eastAsia="en-GB"/>
        </w:rPr>
        <w:t>, 2023)</w:t>
      </w:r>
      <w:r w:rsidR="00A75898" w:rsidRPr="00C40EE5">
        <w:rPr>
          <w:rFonts w:eastAsia="Times New Roman" w:cs="Times New Roman"/>
          <w:szCs w:val="24"/>
          <w:lang w:val="en-GB" w:eastAsia="en-GB"/>
        </w:rPr>
        <w:fldChar w:fldCharType="end"/>
      </w:r>
      <w:r w:rsidR="00A75898" w:rsidRPr="00C40EE5">
        <w:rPr>
          <w:rFonts w:eastAsia="Times New Roman" w:cs="Times New Roman"/>
          <w:szCs w:val="24"/>
          <w:lang w:val="en-GB" w:eastAsia="en-GB"/>
        </w:rPr>
        <w:t xml:space="preserve">. </w:t>
      </w:r>
      <w:r w:rsidRPr="00C40EE5">
        <w:rPr>
          <w:rFonts w:eastAsia="Times New Roman" w:cs="Times New Roman"/>
          <w:szCs w:val="24"/>
          <w:lang w:eastAsia="en-GB"/>
        </w:rPr>
        <w:t>Engineers do not work in a vacuum; their choices have an impact on people's health, the environment, and social justice</w:t>
      </w:r>
      <w:r w:rsidR="00A75898" w:rsidRPr="00C40EE5">
        <w:rPr>
          <w:rFonts w:eastAsia="Times New Roman" w:cs="Times New Roman"/>
          <w:szCs w:val="24"/>
          <w:lang w:val="en-GB" w:eastAsia="en-GB"/>
        </w:rPr>
        <w:t xml:space="preserve"> </w:t>
      </w:r>
      <w:r w:rsidR="00A75898" w:rsidRPr="00C40EE5">
        <w:rPr>
          <w:rFonts w:eastAsia="Times New Roman" w:cs="Times New Roman"/>
          <w:szCs w:val="24"/>
          <w:lang w:val="en-GB" w:eastAsia="en-GB"/>
        </w:rPr>
        <w:fldChar w:fldCharType="begin" w:fldLock="1"/>
      </w:r>
      <w:r w:rsidR="00A75898" w:rsidRPr="00C40EE5">
        <w:rPr>
          <w:rFonts w:eastAsia="Times New Roman" w:cs="Times New Roman"/>
          <w:szCs w:val="24"/>
          <w:lang w:val="en-GB" w:eastAsia="en-GB"/>
        </w:rPr>
        <w:instrText>ADDIN CSL_CITATION {"citationItems":[{"id":"ITEM-1","itemData":{"DOI":"10.1145/3641551","ISSN":"19466226","abstract":"Integrating graduate education with professional skills development is still a challenge. People’s beliefs about learning impact their learning processes. Therefore, we need to understand the mindset of graduates to determine best practices for promoting professional skills development. In this study, we explore the perspective of computing graduates within an Engineering educational program. This study aims to answer the following research questions: Which skills do computing graduates perceive they need in the workplace, and how do they position themselves regarding these skills? What learning beliefs do computing graduates hold regarding the skills required in the workplace? The research team conducted semistructured interviews with computing graduates within an Engineering program to analyze their experiences. The interviews were analyzed using grounded theory. As a result, the participants viewed professional and technical skills as independent, with professional skills perceived as more relevant to work success. The participants considered themselves to possess these skills. Our findings identify four learning beliefs within a fixed and growth mindset: (1) An essential personal characteristic that context may influence; (2) a learning outcome determined by early experiences; (3) a learning process associated with informal learning experiences; and (4) a learning process associated with formal learning experiences. We acknowledge the differences in perception between alums and the industry regarding possessing essential professional skills. We also highlight the need to position these skills as learnable during lectures contributing to Computing and Engineering Education.","author":[{"dropping-particle":"","family":"Cortázar","given":"Catalina","non-dropping-particle":"","parse-names":false,"suffix":""},{"dropping-particle":"","family":"Goñi","given":"Iñaki","non-dropping-particle":"","parse-names":false,"suffix":""},{"dropping-particle":"","family":"Ortiz","given":"Andrea","non-dropping-particle":"","parse-names":false,"suffix":""},{"dropping-particle":"","family":"Nussbaum","given":"Miguel","non-dropping-particle":"","parse-names":false,"suffix":""}],"container-title":"ACM Transactions on Computing Education","id":"ITEM-1","issue":"2","issued":{"date-parts":[["2024"]]},"title":"Are Professional Skills Learnable? Beliefs and Expectations Among Computing Graduates","type":"article-journal","volume":"24"},"uris":["http://www.mendeley.com/documents/?uuid=e010545c-6d1e-4a75-8806-dacaeda9f740"]}],"mendeley":{"formattedCitation":"(Cortázar &lt;i&gt;et al.&lt;/i&gt;, 2024)","plainTextFormattedCitation":"(Cortázar et al., 2024)","previouslyFormattedCitation":"(Cortázar &lt;i&gt;et al.&lt;/i&gt;, 2024)"},"properties":{"noteIndex":0},"schema":"https://github.com/citation-style-language/schema/raw/master/csl-citation.json"}</w:instrText>
      </w:r>
      <w:r w:rsidR="00A75898" w:rsidRPr="00C40EE5">
        <w:rPr>
          <w:rFonts w:eastAsia="Times New Roman" w:cs="Times New Roman"/>
          <w:szCs w:val="24"/>
          <w:lang w:val="en-GB" w:eastAsia="en-GB"/>
        </w:rPr>
        <w:fldChar w:fldCharType="separate"/>
      </w:r>
      <w:r w:rsidR="00A75898" w:rsidRPr="00C40EE5">
        <w:rPr>
          <w:rFonts w:eastAsia="Times New Roman" w:cs="Times New Roman"/>
          <w:noProof/>
          <w:szCs w:val="24"/>
          <w:lang w:val="en-GB" w:eastAsia="en-GB"/>
        </w:rPr>
        <w:t xml:space="preserve">(Cortázar </w:t>
      </w:r>
      <w:r w:rsidR="00A75898" w:rsidRPr="00C40EE5">
        <w:rPr>
          <w:rFonts w:eastAsia="Times New Roman" w:cs="Times New Roman"/>
          <w:i/>
          <w:noProof/>
          <w:szCs w:val="24"/>
          <w:lang w:val="en-GB" w:eastAsia="en-GB"/>
        </w:rPr>
        <w:t>et al.</w:t>
      </w:r>
      <w:r w:rsidR="00A75898" w:rsidRPr="00C40EE5">
        <w:rPr>
          <w:rFonts w:eastAsia="Times New Roman" w:cs="Times New Roman"/>
          <w:noProof/>
          <w:szCs w:val="24"/>
          <w:lang w:val="en-GB" w:eastAsia="en-GB"/>
        </w:rPr>
        <w:t>, 2024)</w:t>
      </w:r>
      <w:r w:rsidR="00A75898" w:rsidRPr="00C40EE5">
        <w:rPr>
          <w:rFonts w:eastAsia="Times New Roman" w:cs="Times New Roman"/>
          <w:szCs w:val="24"/>
          <w:lang w:val="en-GB" w:eastAsia="en-GB"/>
        </w:rPr>
        <w:fldChar w:fldCharType="end"/>
      </w:r>
      <w:r w:rsidR="00D730A3" w:rsidRPr="00C40EE5">
        <w:rPr>
          <w:rFonts w:eastAsia="Times New Roman" w:cs="Times New Roman"/>
          <w:szCs w:val="24"/>
          <w:lang w:val="en-GB" w:eastAsia="en-GB"/>
        </w:rPr>
        <w:t xml:space="preserve">. </w:t>
      </w:r>
      <w:r w:rsidRPr="00C40EE5">
        <w:rPr>
          <w:rFonts w:eastAsia="Times New Roman" w:cs="Times New Roman"/>
          <w:szCs w:val="24"/>
          <w:lang w:eastAsia="en-GB"/>
        </w:rPr>
        <w:t>A professional identity must include a dedication to ethical ideals</w:t>
      </w:r>
      <w:r w:rsidR="00D730A3" w:rsidRPr="00C40EE5">
        <w:rPr>
          <w:rFonts w:eastAsia="Times New Roman" w:cs="Times New Roman"/>
          <w:szCs w:val="24"/>
          <w:lang w:val="en-GB" w:eastAsia="en-GB"/>
        </w:rPr>
        <w:t xml:space="preserve"> </w:t>
      </w:r>
      <w:r w:rsidR="00A75898" w:rsidRPr="00C40EE5">
        <w:rPr>
          <w:rFonts w:eastAsia="Times New Roman" w:cs="Times New Roman"/>
          <w:szCs w:val="24"/>
          <w:lang w:val="en-GB" w:eastAsia="en-GB"/>
        </w:rPr>
        <w:fldChar w:fldCharType="begin" w:fldLock="1"/>
      </w:r>
      <w:r w:rsidR="00A75898" w:rsidRPr="00C40EE5">
        <w:rPr>
          <w:rFonts w:eastAsia="Times New Roman" w:cs="Times New Roman"/>
          <w:szCs w:val="24"/>
          <w:lang w:val="en-GB" w:eastAsia="en-GB"/>
        </w:rPr>
        <w:instrText>ADDIN CSL_CITATION {"citationItems":[{"id":"ITEM-1","itemData":{"DOI":"10.1145/3744752","ISSN":"19466226","abstract":"Higher education institutions are under pressure to educate employable computing graduates who can meet society's needs. Education, as a process of becoming, shapes students' identities, and identity is an important topic to study because it influences students' motivation, retention and satisfaction. Identity serves as the link connecting an individual student with the social world around them. In the context of computing, this social world includes communities, practices and values embedded in the computing discipline, as well as institutions that affect the identity development process. This article presents the envisioned identity of computing students as portrayed by Norwegian educational institutions. Through critical document analysis, 29 documents were examined to determine which attributes are portrayed as desirable for computing graduates. The analysis shows that the envisioned computing graduates are portrayed as industry relevant and employable, continuously competent, socially responsible and diverse. This study contributes to the literature with a cross-level analysis and a discussion of the phenomenon of envisioned computing identity.","author":[{"dropping-particle":"","family":"Szynkiewicz","given":"Justyna","non-dropping-particle":"","parse-names":false,"suffix":""}],"container-title":"ACM Transactions on Computing Education","id":"ITEM-1","issue":"3","issued":{"date-parts":[["2025"]]},"page":"0-29","title":"Exploring the Envisioned Identity of Computing Students: Insights from Norway","type":"article-journal","volume":"25"},"uris":["http://www.mendeley.com/documents/?uuid=47b9f006-53fd-4cb7-98eb-960352577d88"]}],"mendeley":{"formattedCitation":"(Szynkiewicz, 2025)","plainTextFormattedCitation":"(Szynkiewicz, 2025)","previouslyFormattedCitation":"(Szynkiewicz, 2025)"},"properties":{"noteIndex":0},"schema":"https://github.com/citation-style-language/schema/raw/master/csl-citation.json"}</w:instrText>
      </w:r>
      <w:r w:rsidR="00A75898" w:rsidRPr="00C40EE5">
        <w:rPr>
          <w:rFonts w:eastAsia="Times New Roman" w:cs="Times New Roman"/>
          <w:szCs w:val="24"/>
          <w:lang w:val="en-GB" w:eastAsia="en-GB"/>
        </w:rPr>
        <w:fldChar w:fldCharType="separate"/>
      </w:r>
      <w:r w:rsidR="00A75898" w:rsidRPr="00C40EE5">
        <w:rPr>
          <w:rFonts w:eastAsia="Times New Roman" w:cs="Times New Roman"/>
          <w:noProof/>
          <w:szCs w:val="24"/>
          <w:lang w:val="en-GB" w:eastAsia="en-GB"/>
        </w:rPr>
        <w:t>(Szynkiewicz, 2025)</w:t>
      </w:r>
      <w:r w:rsidR="00A75898" w:rsidRPr="00C40EE5">
        <w:rPr>
          <w:rFonts w:eastAsia="Times New Roman" w:cs="Times New Roman"/>
          <w:szCs w:val="24"/>
          <w:lang w:val="en-GB" w:eastAsia="en-GB"/>
        </w:rPr>
        <w:fldChar w:fldCharType="end"/>
      </w:r>
      <w:r w:rsidR="00A75898" w:rsidRPr="00C40EE5">
        <w:rPr>
          <w:rFonts w:eastAsia="Times New Roman" w:cs="Times New Roman"/>
          <w:szCs w:val="24"/>
          <w:lang w:val="en-GB" w:eastAsia="en-GB"/>
        </w:rPr>
        <w:t xml:space="preserve"> </w:t>
      </w:r>
      <w:r w:rsidRPr="00C40EE5">
        <w:rPr>
          <w:rFonts w:eastAsia="Times New Roman" w:cs="Times New Roman"/>
          <w:szCs w:val="24"/>
          <w:lang w:val="en-GB" w:eastAsia="en-GB"/>
        </w:rPr>
        <w:t xml:space="preserve">and the ability to </w:t>
      </w:r>
      <w:proofErr w:type="spellStart"/>
      <w:r w:rsidRPr="00C40EE5">
        <w:rPr>
          <w:rFonts w:eastAsia="Times New Roman" w:cs="Times New Roman"/>
          <w:szCs w:val="24"/>
          <w:lang w:val="en-GB" w:eastAsia="en-GB"/>
        </w:rPr>
        <w:t>maneuver</w:t>
      </w:r>
      <w:proofErr w:type="spellEnd"/>
      <w:r w:rsidRPr="00C40EE5">
        <w:rPr>
          <w:rFonts w:eastAsia="Times New Roman" w:cs="Times New Roman"/>
          <w:szCs w:val="24"/>
          <w:lang w:val="en-GB" w:eastAsia="en-GB"/>
        </w:rPr>
        <w:t xml:space="preserve"> through intricate scenarios where technical and ethical factors converge</w:t>
      </w:r>
      <w:r w:rsidR="00A75898" w:rsidRPr="00C40EE5">
        <w:rPr>
          <w:rFonts w:eastAsia="Times New Roman" w:cs="Times New Roman"/>
          <w:szCs w:val="24"/>
          <w:lang w:val="en-GB" w:eastAsia="en-GB"/>
        </w:rPr>
        <w:t xml:space="preserve"> </w:t>
      </w:r>
      <w:r w:rsidR="00A75898" w:rsidRPr="00C40EE5">
        <w:rPr>
          <w:rFonts w:eastAsia="Times New Roman" w:cs="Times New Roman"/>
          <w:szCs w:val="24"/>
          <w:lang w:val="en-GB" w:eastAsia="en-GB"/>
        </w:rPr>
        <w:fldChar w:fldCharType="begin" w:fldLock="1"/>
      </w:r>
      <w:r w:rsidR="0039343F" w:rsidRPr="00C40EE5">
        <w:rPr>
          <w:rFonts w:eastAsia="Times New Roman" w:cs="Times New Roman"/>
          <w:szCs w:val="24"/>
          <w:lang w:val="en-GB" w:eastAsia="en-GB"/>
        </w:rPr>
        <w:instrText>ADDIN CSL_CITATION {"citationItems":[{"id":"ITEM-1","itemData":{"DOI":"10.3389/feduc.2026.1709978","author":[{"dropping-particle":"","family":"Johannsen","given":"Thies","non-dropping-particle":"","parse-names":false,"suffix":""}],"container-title":"Frontiers in Education","id":"ITEM-1","issued":{"date-parts":[["2026"]]},"title":"Mission orientation , transfer competence , and the Wheel of Competencies : a framework for innovation-oriented collaboration and capacity building","type":"article-journal","volume":"11"},"uris":["http://www.mendeley.com/documents/?uuid=1d1d3136-129d-4c96-a4d2-b0aaeea4f6a4"]}],"mendeley":{"formattedCitation":"(Johannsen, 2026)","plainTextFormattedCitation":"(Johannsen, 2026)","previouslyFormattedCitation":"(Johannsen, 2026)"},"properties":{"noteIndex":0},"schema":"https://github.com/citation-style-language/schema/raw/master/csl-citation.json"}</w:instrText>
      </w:r>
      <w:r w:rsidR="00A75898" w:rsidRPr="00C40EE5">
        <w:rPr>
          <w:rFonts w:eastAsia="Times New Roman" w:cs="Times New Roman"/>
          <w:szCs w:val="24"/>
          <w:lang w:val="en-GB" w:eastAsia="en-GB"/>
        </w:rPr>
        <w:fldChar w:fldCharType="separate"/>
      </w:r>
      <w:r w:rsidR="00A75898" w:rsidRPr="00C40EE5">
        <w:rPr>
          <w:rFonts w:eastAsia="Times New Roman" w:cs="Times New Roman"/>
          <w:noProof/>
          <w:szCs w:val="24"/>
          <w:lang w:val="en-GB" w:eastAsia="en-GB"/>
        </w:rPr>
        <w:t>(Johannsen, 2026)</w:t>
      </w:r>
      <w:r w:rsidR="00A75898" w:rsidRPr="00C40EE5">
        <w:rPr>
          <w:rFonts w:eastAsia="Times New Roman" w:cs="Times New Roman"/>
          <w:szCs w:val="24"/>
          <w:lang w:val="en-GB" w:eastAsia="en-GB"/>
        </w:rPr>
        <w:fldChar w:fldCharType="end"/>
      </w:r>
      <w:r w:rsidR="00D730A3" w:rsidRPr="00C40EE5">
        <w:rPr>
          <w:rFonts w:eastAsia="Times New Roman" w:cs="Times New Roman"/>
          <w:szCs w:val="24"/>
          <w:lang w:val="en-GB" w:eastAsia="en-GB"/>
        </w:rPr>
        <w:t>.</w:t>
      </w:r>
    </w:p>
    <w:p w14:paraId="7822AAD4" w14:textId="4D25CACF" w:rsidR="001D5C23" w:rsidRPr="00C40EE5" w:rsidRDefault="00A75898" w:rsidP="001D5C23">
      <w:pPr>
        <w:pStyle w:val="Heading1"/>
      </w:pPr>
      <w:r w:rsidRPr="00C40EE5">
        <w:lastRenderedPageBreak/>
        <w:t>The TISE Architecture: Operationalizing Multifaceted Intelligence</w:t>
      </w:r>
    </w:p>
    <w:p w14:paraId="50917413" w14:textId="04C222B7" w:rsidR="006F3FE2" w:rsidRPr="00C40EE5" w:rsidRDefault="00AA6122" w:rsidP="004A6CCF">
      <w:pPr>
        <w:spacing w:before="0" w:after="0"/>
        <w:jc w:val="both"/>
        <w:rPr>
          <w:rFonts w:eastAsia="Times New Roman" w:cs="Times New Roman"/>
          <w:szCs w:val="24"/>
        </w:rPr>
      </w:pPr>
      <w:ins w:id="92" w:author="Meliana Christianti J." w:date="2026-03-30T02:58:00Z" w16du:dateUtc="2026-03-29T19:58:00Z">
        <w:r w:rsidRPr="004A7545">
          <w:rPr>
            <w:highlight w:val="lightGray"/>
            <w:rPrChange w:id="93" w:author="Meliana Christianti J." w:date="2026-03-30T03:30:00Z" w16du:dateUtc="2026-03-29T20:30:00Z">
              <w:rPr/>
            </w:rPrChange>
          </w:rPr>
          <w:t>In this paper, TISE-VALORIZE refers to the overarching theoretical framework, while CKMS-SE refers to its system-level implementation architecture.</w:t>
        </w:r>
        <w:r>
          <w:t xml:space="preserve"> </w:t>
        </w:r>
      </w:ins>
      <w:r w:rsidR="004A6CCF" w:rsidRPr="00C40EE5">
        <w:rPr>
          <w:rFonts w:eastAsia="Times New Roman" w:cs="Times New Roman"/>
          <w:szCs w:val="24"/>
        </w:rPr>
        <w:t>The suggested way to address the educational gap is the Collaborative Knowledge Management System for Smart Engineering (CKMS</w:t>
      </w:r>
      <w:r w:rsidR="004A6CCF" w:rsidRPr="00C40EE5">
        <w:rPr>
          <w:rFonts w:eastAsia="Times New Roman" w:cs="Times New Roman"/>
          <w:szCs w:val="24"/>
        </w:rPr>
        <w:noBreakHyphen/>
        <w:t xml:space="preserve">SE). CKMS-SE turns the TISE-VALORIZE theory into a real way to solve problems that </w:t>
      </w:r>
      <w:r w:rsidR="00C40EE5" w:rsidRPr="00C40EE5">
        <w:rPr>
          <w:rFonts w:eastAsia="Times New Roman" w:cs="Times New Roman"/>
          <w:szCs w:val="24"/>
        </w:rPr>
        <w:t>use</w:t>
      </w:r>
      <w:r w:rsidR="004A6CCF" w:rsidRPr="00C40EE5">
        <w:rPr>
          <w:rFonts w:eastAsia="Times New Roman" w:cs="Times New Roman"/>
          <w:szCs w:val="24"/>
        </w:rPr>
        <w:t xml:space="preserve"> human, artificial, and natural intelligence in students' everyday learning activities. The approach is based on </w:t>
      </w:r>
      <w:r w:rsidR="00C40EE5" w:rsidRPr="00C40EE5">
        <w:rPr>
          <w:rFonts w:eastAsia="Times New Roman" w:cs="Times New Roman"/>
          <w:szCs w:val="24"/>
        </w:rPr>
        <w:t>dual</w:t>
      </w:r>
      <w:r w:rsidR="004A6CCF" w:rsidRPr="00C40EE5">
        <w:rPr>
          <w:rFonts w:eastAsia="Times New Roman" w:cs="Times New Roman"/>
          <w:szCs w:val="24"/>
        </w:rPr>
        <w:t>-engine architecture. The first engine, called the PUDAL engine, organizes students' thinking into repeated cycles of Perceive–Understand–Design–Act–Learn (PUDAL). The second engine, called the PSKVE engine, manages a multi-asset value portfolio (Product, Service, Knowledge, Values, Environment) to find and reward multi-dimensional value co-creation</w:t>
      </w:r>
      <w:r w:rsidR="006F3FE2" w:rsidRPr="00C40EE5">
        <w:t>.</w:t>
      </w:r>
    </w:p>
    <w:p w14:paraId="1F496767" w14:textId="00E35CC3" w:rsidR="00F1285F" w:rsidRPr="00C40EE5" w:rsidRDefault="00A75898" w:rsidP="00F1285F">
      <w:pPr>
        <w:pStyle w:val="Heading2"/>
      </w:pPr>
      <w:r w:rsidRPr="00C40EE5">
        <w:t>Defining the Triune-Intelligence Model</w:t>
      </w:r>
    </w:p>
    <w:p w14:paraId="7EA4B4CB" w14:textId="38626083" w:rsidR="00F1285F" w:rsidRPr="00C40EE5" w:rsidRDefault="004A6CCF" w:rsidP="00F1285F">
      <w:pPr>
        <w:jc w:val="both"/>
      </w:pPr>
      <w:r w:rsidRPr="00C40EE5">
        <w:t xml:space="preserve">Triune-Intelligence Smart Engineering (TISE) proposes a method for intelligent problem-solving that integrates three complementary forms of intelligence: Human intelligence distinguishes individuals by their capacity for moral reasoning, alignment of values, strategic thinking, innovative solution generation, and comprehension of contextual nuances. Artificial intelligence is the capacity to swiftly see patterns, make things better, put together a lot of knowledge, and follow computer instructions that are clear. AI systems are fantastic at working with large amounts of data, seeing minor patterns, and repeating the same tasks </w:t>
      </w:r>
      <w:r w:rsidR="00C40EE5" w:rsidRPr="00C40EE5">
        <w:t>again</w:t>
      </w:r>
      <w:r w:rsidRPr="00C40EE5">
        <w:t xml:space="preserve"> with remarkable precision. Natural Intelligence: The knowledge that comes from the rules of society, the way things work in nature, and the way people think they should be. This kind of intelligence involves learning about the rules and patterns of nature, how various civilizations make sense of things, and the information that is passed down via different groups and traditions. It makes sure that new technologies are good for people and the environment in the long run</w:t>
      </w:r>
      <w:r w:rsidR="00F1285F" w:rsidRPr="00C40EE5">
        <w:t xml:space="preserve">. </w:t>
      </w:r>
    </w:p>
    <w:p w14:paraId="1A0400CA" w14:textId="41565976" w:rsidR="002F744D" w:rsidRPr="00C40EE5" w:rsidRDefault="007B5E7F" w:rsidP="00D537FA">
      <w:pPr>
        <w:pStyle w:val="Heading2"/>
      </w:pPr>
      <w:r w:rsidRPr="00C40EE5">
        <w:t>The PUDAL Thinking Cycle</w:t>
      </w:r>
      <w:r w:rsidR="006F3FE2" w:rsidRPr="00C40EE5">
        <w:t xml:space="preserve"> as A Cognitive Method</w:t>
      </w:r>
    </w:p>
    <w:p w14:paraId="2F58F881" w14:textId="77777777" w:rsidR="00E179C8" w:rsidRPr="00C40EE5" w:rsidRDefault="00B060FD" w:rsidP="00E179C8">
      <w:pPr>
        <w:spacing w:before="0" w:after="0"/>
        <w:jc w:val="both"/>
        <w:rPr>
          <w:rFonts w:eastAsia="Times New Roman" w:cs="Times New Roman"/>
          <w:szCs w:val="24"/>
        </w:rPr>
      </w:pPr>
      <w:r w:rsidRPr="00C40EE5">
        <w:rPr>
          <w:rFonts w:eastAsia="Times New Roman" w:cs="Times New Roman"/>
          <w:szCs w:val="24"/>
        </w:rPr>
        <w:t xml:space="preserve">The PUDAL </w:t>
      </w:r>
      <w:r w:rsidR="00E179C8" w:rsidRPr="00C40EE5">
        <w:rPr>
          <w:rFonts w:eastAsia="Times New Roman" w:cs="Times New Roman"/>
          <w:szCs w:val="24"/>
        </w:rPr>
        <w:t xml:space="preserve">engine </w:t>
      </w:r>
      <w:r w:rsidRPr="00C40EE5">
        <w:rPr>
          <w:rFonts w:eastAsia="Times New Roman" w:cs="Times New Roman"/>
          <w:szCs w:val="24"/>
        </w:rPr>
        <w:t>has five steps that make up a full cycle: Perception (P): Students find stakeholders, data sources, and environmental limitations that are important to the issue. Understanding (U): They use the values at play, hidden patterns, and physical laws to get a full picture of what's going on. Solution Development (D): They look at more than one option, not simply the best one. Action (A): They put the selected solution into action by making a physical item, such code, an analytical report, a user interface, or a prototype. Learning (L): They think about how what they do affects people, computers, and the environment.</w:t>
      </w:r>
    </w:p>
    <w:p w14:paraId="27B1AFAE" w14:textId="666CCE34" w:rsidR="006D11A5" w:rsidRDefault="00B060FD" w:rsidP="00E179C8">
      <w:pPr>
        <w:spacing w:before="0" w:after="0"/>
        <w:jc w:val="both"/>
        <w:rPr>
          <w:lang w:val="en-GB"/>
        </w:rPr>
      </w:pPr>
      <w:r w:rsidRPr="00C40EE5">
        <w:rPr>
          <w:rFonts w:eastAsia="Times New Roman" w:cs="Times New Roman"/>
          <w:szCs w:val="24"/>
        </w:rPr>
        <w:br/>
        <w:t>VALORIZE employs Knowledge Maps structured in a multi-graph taxonomy to make this expert cognitive process clear. This is like a "grammar of knowledge" that helps experts think. Formal knowledge artifacts back up each step of PUDAL (see Table 1). The whole process isn't a straight line; instead, the PUDAL cycle is iterative and always changing, like micro-evolution that leads to constant progress</w:t>
      </w:r>
      <w:r w:rsidR="006D11A5" w:rsidRPr="00C40EE5">
        <w:rPr>
          <w:lang w:val="en-GB"/>
        </w:rPr>
        <w:t>.</w:t>
      </w:r>
    </w:p>
    <w:p w14:paraId="6E95F896" w14:textId="0114D89C" w:rsidR="008D2934" w:rsidRDefault="008D2934">
      <w:pPr>
        <w:spacing w:before="0" w:after="200" w:line="276" w:lineRule="auto"/>
        <w:rPr>
          <w:lang w:val="en-GB"/>
        </w:rPr>
      </w:pPr>
      <w:r>
        <w:rPr>
          <w:lang w:val="en-GB"/>
        </w:rPr>
        <w:br w:type="page"/>
      </w:r>
    </w:p>
    <w:p w14:paraId="2EF20454" w14:textId="6BEB9BB5" w:rsidR="006D11A5" w:rsidRPr="00C40EE5" w:rsidRDefault="006D11A5" w:rsidP="006D11A5">
      <w:pPr>
        <w:pStyle w:val="Caption1"/>
        <w:spacing w:before="240" w:after="120" w:line="240" w:lineRule="exact"/>
        <w:jc w:val="center"/>
        <w:rPr>
          <w:b/>
          <w:bCs/>
          <w:sz w:val="18"/>
          <w:szCs w:val="22"/>
        </w:rPr>
      </w:pPr>
      <w:r w:rsidRPr="00C40EE5">
        <w:rPr>
          <w:b/>
          <w:bCs/>
          <w:sz w:val="18"/>
          <w:szCs w:val="22"/>
        </w:rPr>
        <w:lastRenderedPageBreak/>
        <w:t xml:space="preserve">Table 1. PUDAL Cycle: </w:t>
      </w:r>
      <w:r w:rsidR="00B060FD" w:rsidRPr="00C40EE5">
        <w:rPr>
          <w:b/>
          <w:bCs/>
          <w:sz w:val="18"/>
          <w:szCs w:val="22"/>
        </w:rPr>
        <w:t xml:space="preserve">Analysis of </w:t>
      </w:r>
      <w:r w:rsidRPr="00C40EE5">
        <w:rPr>
          <w:b/>
          <w:bCs/>
          <w:sz w:val="18"/>
          <w:szCs w:val="22"/>
        </w:rPr>
        <w:t>TISE and Artefact Requirements</w:t>
      </w:r>
    </w:p>
    <w:tbl>
      <w:tblPr>
        <w:tblW w:w="5000" w:type="pct"/>
        <w:jc w:val="center"/>
        <w:tblLook w:val="01E0" w:firstRow="1" w:lastRow="1" w:firstColumn="1" w:lastColumn="1" w:noHBand="0" w:noVBand="0"/>
      </w:tblPr>
      <w:tblGrid>
        <w:gridCol w:w="1645"/>
        <w:gridCol w:w="2257"/>
        <w:gridCol w:w="1987"/>
        <w:gridCol w:w="2079"/>
        <w:gridCol w:w="1809"/>
      </w:tblGrid>
      <w:tr w:rsidR="006D11A5" w:rsidRPr="00C40EE5" w14:paraId="2C9F1B15" w14:textId="77777777" w:rsidTr="00AD6F44">
        <w:trPr>
          <w:trHeight w:val="288"/>
          <w:jc w:val="center"/>
        </w:trPr>
        <w:tc>
          <w:tcPr>
            <w:tcW w:w="841" w:type="pct"/>
            <w:tcBorders>
              <w:top w:val="single" w:sz="4" w:space="0" w:color="auto"/>
              <w:bottom w:val="single" w:sz="4" w:space="0" w:color="auto"/>
            </w:tcBorders>
            <w:vAlign w:val="center"/>
          </w:tcPr>
          <w:p w14:paraId="337B4E2F" w14:textId="77777777" w:rsidR="006D11A5" w:rsidRPr="00C40EE5" w:rsidRDefault="006D11A5" w:rsidP="00AD6F44">
            <w:pPr>
              <w:pStyle w:val="table-text"/>
              <w:spacing w:after="0"/>
              <w:jc w:val="center"/>
              <w:rPr>
                <w:b/>
                <w:bCs/>
              </w:rPr>
            </w:pPr>
            <w:r w:rsidRPr="00C40EE5">
              <w:rPr>
                <w:b/>
                <w:bCs/>
              </w:rPr>
              <w:t>PUDAL Phase</w:t>
            </w:r>
          </w:p>
        </w:tc>
        <w:tc>
          <w:tcPr>
            <w:tcW w:w="1154" w:type="pct"/>
            <w:tcBorders>
              <w:top w:val="single" w:sz="4" w:space="0" w:color="auto"/>
              <w:bottom w:val="single" w:sz="4" w:space="0" w:color="auto"/>
            </w:tcBorders>
            <w:vAlign w:val="center"/>
          </w:tcPr>
          <w:p w14:paraId="5DA3CEF3" w14:textId="77777777" w:rsidR="003F3199" w:rsidRPr="00C40EE5" w:rsidRDefault="003F3199" w:rsidP="00AD6F44">
            <w:pPr>
              <w:pStyle w:val="table-text"/>
              <w:spacing w:after="0"/>
              <w:jc w:val="center"/>
              <w:rPr>
                <w:b/>
                <w:bCs/>
              </w:rPr>
            </w:pPr>
            <w:r w:rsidRPr="00C40EE5">
              <w:rPr>
                <w:b/>
                <w:bCs/>
              </w:rPr>
              <w:t>Human Intelligence</w:t>
            </w:r>
          </w:p>
          <w:p w14:paraId="1C732A22" w14:textId="556CE633" w:rsidR="006D11A5" w:rsidRPr="00C40EE5" w:rsidRDefault="006D11A5" w:rsidP="00AD6F44">
            <w:pPr>
              <w:pStyle w:val="table-text"/>
              <w:spacing w:after="0"/>
              <w:jc w:val="center"/>
              <w:rPr>
                <w:b/>
                <w:bCs/>
              </w:rPr>
            </w:pPr>
            <w:r w:rsidRPr="00C40EE5">
              <w:rPr>
                <w:b/>
                <w:bCs/>
              </w:rPr>
              <w:t>Analysis Task</w:t>
            </w:r>
          </w:p>
        </w:tc>
        <w:tc>
          <w:tcPr>
            <w:tcW w:w="1016" w:type="pct"/>
            <w:tcBorders>
              <w:top w:val="single" w:sz="4" w:space="0" w:color="auto"/>
              <w:bottom w:val="single" w:sz="4" w:space="0" w:color="auto"/>
            </w:tcBorders>
            <w:vAlign w:val="center"/>
          </w:tcPr>
          <w:p w14:paraId="092411A7" w14:textId="04AA7D28" w:rsidR="006D11A5" w:rsidRPr="00C40EE5" w:rsidRDefault="003F3199" w:rsidP="00AD6F44">
            <w:pPr>
              <w:pStyle w:val="table-text"/>
              <w:spacing w:after="0"/>
              <w:jc w:val="center"/>
              <w:rPr>
                <w:b/>
                <w:bCs/>
              </w:rPr>
            </w:pPr>
            <w:r w:rsidRPr="00C40EE5">
              <w:rPr>
                <w:b/>
                <w:bCs/>
              </w:rPr>
              <w:t>Artificial Intelligence</w:t>
            </w:r>
            <w:r w:rsidR="006D11A5" w:rsidRPr="00C40EE5">
              <w:rPr>
                <w:b/>
                <w:bCs/>
              </w:rPr>
              <w:t xml:space="preserve"> Analysis Task</w:t>
            </w:r>
          </w:p>
        </w:tc>
        <w:tc>
          <w:tcPr>
            <w:tcW w:w="1063" w:type="pct"/>
            <w:tcBorders>
              <w:top w:val="single" w:sz="4" w:space="0" w:color="auto"/>
              <w:bottom w:val="single" w:sz="4" w:space="0" w:color="auto"/>
            </w:tcBorders>
            <w:vAlign w:val="center"/>
          </w:tcPr>
          <w:p w14:paraId="47C5E917" w14:textId="77777777" w:rsidR="006D11A5" w:rsidRPr="00C40EE5" w:rsidRDefault="006D11A5" w:rsidP="00AD6F44">
            <w:pPr>
              <w:pStyle w:val="table-text"/>
              <w:spacing w:after="0"/>
              <w:jc w:val="center"/>
              <w:rPr>
                <w:b/>
                <w:bCs/>
              </w:rPr>
            </w:pPr>
            <w:r w:rsidRPr="00C40EE5">
              <w:rPr>
                <w:b/>
                <w:bCs/>
              </w:rPr>
              <w:t>Nature Intelligence Analysis Task</w:t>
            </w:r>
          </w:p>
        </w:tc>
        <w:tc>
          <w:tcPr>
            <w:tcW w:w="925" w:type="pct"/>
            <w:tcBorders>
              <w:top w:val="single" w:sz="4" w:space="0" w:color="auto"/>
              <w:bottom w:val="single" w:sz="4" w:space="0" w:color="auto"/>
            </w:tcBorders>
            <w:vAlign w:val="center"/>
          </w:tcPr>
          <w:p w14:paraId="0E8C04C1" w14:textId="77777777" w:rsidR="006D11A5" w:rsidRPr="00C40EE5" w:rsidRDefault="006D11A5" w:rsidP="00AD6F44">
            <w:pPr>
              <w:pStyle w:val="table-text"/>
              <w:spacing w:after="0"/>
              <w:jc w:val="center"/>
              <w:rPr>
                <w:b/>
                <w:bCs/>
              </w:rPr>
            </w:pPr>
            <w:r w:rsidRPr="00C40EE5">
              <w:rPr>
                <w:b/>
                <w:bCs/>
              </w:rPr>
              <w:t>Required VALORIZE Artefacts</w:t>
            </w:r>
          </w:p>
        </w:tc>
      </w:tr>
      <w:tr w:rsidR="006D11A5" w:rsidRPr="00C40EE5" w14:paraId="4E6A4B67" w14:textId="77777777" w:rsidTr="00AD6F44">
        <w:trPr>
          <w:trHeight w:val="288"/>
          <w:jc w:val="center"/>
        </w:trPr>
        <w:tc>
          <w:tcPr>
            <w:tcW w:w="841" w:type="pct"/>
            <w:tcBorders>
              <w:top w:val="single" w:sz="4" w:space="0" w:color="auto"/>
            </w:tcBorders>
            <w:vAlign w:val="center"/>
          </w:tcPr>
          <w:p w14:paraId="6EDECC98" w14:textId="77777777" w:rsidR="006D11A5" w:rsidRPr="00C40EE5" w:rsidRDefault="006D11A5" w:rsidP="00AD6F44">
            <w:pPr>
              <w:pStyle w:val="table-text"/>
              <w:spacing w:after="0"/>
              <w:jc w:val="center"/>
            </w:pPr>
            <w:r w:rsidRPr="00C40EE5">
              <w:t>Perceive (P)</w:t>
            </w:r>
          </w:p>
        </w:tc>
        <w:tc>
          <w:tcPr>
            <w:tcW w:w="1154" w:type="pct"/>
            <w:tcBorders>
              <w:top w:val="single" w:sz="4" w:space="0" w:color="auto"/>
            </w:tcBorders>
            <w:vAlign w:val="center"/>
          </w:tcPr>
          <w:p w14:paraId="745BC67F" w14:textId="58B849F9" w:rsidR="006D11A5" w:rsidRPr="00C40EE5" w:rsidRDefault="00B060FD" w:rsidP="00B060FD">
            <w:pPr>
              <w:pStyle w:val="table-text"/>
              <w:jc w:val="center"/>
            </w:pPr>
            <w:r w:rsidRPr="00C40EE5">
              <w:t>Find out who the most important stakeholders are and what they think about the problem in general</w:t>
            </w:r>
            <w:r w:rsidR="006D11A5" w:rsidRPr="00C40EE5">
              <w:t>.</w:t>
            </w:r>
          </w:p>
        </w:tc>
        <w:tc>
          <w:tcPr>
            <w:tcW w:w="1016" w:type="pct"/>
            <w:tcBorders>
              <w:top w:val="single" w:sz="4" w:space="0" w:color="auto"/>
            </w:tcBorders>
            <w:vAlign w:val="center"/>
          </w:tcPr>
          <w:p w14:paraId="7FDAE9E6" w14:textId="77777777" w:rsidR="006D11A5" w:rsidRPr="00C40EE5" w:rsidRDefault="006D11A5" w:rsidP="00AD6F44">
            <w:pPr>
              <w:pStyle w:val="table-text"/>
              <w:spacing w:after="0"/>
              <w:jc w:val="center"/>
            </w:pPr>
            <w:r w:rsidRPr="00C40EE5">
              <w:t>Define data sources and collection strategies.</w:t>
            </w:r>
          </w:p>
        </w:tc>
        <w:tc>
          <w:tcPr>
            <w:tcW w:w="1063" w:type="pct"/>
            <w:tcBorders>
              <w:top w:val="single" w:sz="4" w:space="0" w:color="auto"/>
            </w:tcBorders>
            <w:vAlign w:val="center"/>
          </w:tcPr>
          <w:p w14:paraId="0C4C0ED3" w14:textId="20BC8223" w:rsidR="006D11A5" w:rsidRPr="00C40EE5" w:rsidRDefault="00B060FD" w:rsidP="00B060FD">
            <w:pPr>
              <w:pStyle w:val="table-text"/>
              <w:jc w:val="center"/>
            </w:pPr>
            <w:r w:rsidRPr="00C40EE5">
              <w:t>Find the most important environmental indicators and physical limits that need to be assessed</w:t>
            </w:r>
            <w:r w:rsidR="006D11A5" w:rsidRPr="00C40EE5">
              <w:t>.</w:t>
            </w:r>
          </w:p>
        </w:tc>
        <w:tc>
          <w:tcPr>
            <w:tcW w:w="925" w:type="pct"/>
            <w:tcBorders>
              <w:top w:val="single" w:sz="4" w:space="0" w:color="auto"/>
            </w:tcBorders>
            <w:vAlign w:val="center"/>
          </w:tcPr>
          <w:p w14:paraId="5CE16847" w14:textId="77777777" w:rsidR="006D11A5" w:rsidRPr="00C40EE5" w:rsidRDefault="006D11A5" w:rsidP="00AD6F44">
            <w:pPr>
              <w:pStyle w:val="table-text"/>
              <w:spacing w:after="0"/>
              <w:jc w:val="center"/>
            </w:pPr>
            <w:r w:rsidRPr="00C40EE5">
              <w:t>Factual Association Map</w:t>
            </w:r>
          </w:p>
        </w:tc>
      </w:tr>
      <w:tr w:rsidR="006D11A5" w:rsidRPr="00C40EE5" w14:paraId="772F40F5" w14:textId="77777777" w:rsidTr="00AD6F44">
        <w:trPr>
          <w:trHeight w:val="288"/>
          <w:jc w:val="center"/>
        </w:trPr>
        <w:tc>
          <w:tcPr>
            <w:tcW w:w="841" w:type="pct"/>
            <w:vAlign w:val="center"/>
          </w:tcPr>
          <w:p w14:paraId="5EDB7F90" w14:textId="77777777" w:rsidR="006D11A5" w:rsidRPr="00C40EE5" w:rsidRDefault="006D11A5" w:rsidP="00AD6F44">
            <w:pPr>
              <w:pStyle w:val="table-text"/>
              <w:spacing w:after="0"/>
              <w:jc w:val="center"/>
            </w:pPr>
            <w:r w:rsidRPr="00C40EE5">
              <w:t>Understand (U)</w:t>
            </w:r>
          </w:p>
        </w:tc>
        <w:tc>
          <w:tcPr>
            <w:tcW w:w="1154" w:type="pct"/>
            <w:vAlign w:val="center"/>
          </w:tcPr>
          <w:p w14:paraId="25B9ACA7" w14:textId="0785C8AC" w:rsidR="006D11A5" w:rsidRPr="00C40EE5" w:rsidRDefault="00B060FD" w:rsidP="00B060FD">
            <w:pPr>
              <w:pStyle w:val="table-text"/>
              <w:jc w:val="center"/>
            </w:pPr>
            <w:r w:rsidRPr="00C40EE5">
              <w:t>Find out what stakeholders’ value, what ethical challenges they face, and what the cultural environment is</w:t>
            </w:r>
            <w:r w:rsidR="006D11A5" w:rsidRPr="00C40EE5">
              <w:t>.</w:t>
            </w:r>
          </w:p>
        </w:tc>
        <w:tc>
          <w:tcPr>
            <w:tcW w:w="1016" w:type="pct"/>
            <w:vAlign w:val="center"/>
          </w:tcPr>
          <w:p w14:paraId="5F214760" w14:textId="77777777" w:rsidR="006D11A5" w:rsidRPr="00C40EE5" w:rsidRDefault="006D11A5" w:rsidP="00AD6F44">
            <w:pPr>
              <w:pStyle w:val="table-text"/>
              <w:spacing w:after="0"/>
              <w:jc w:val="center"/>
            </w:pPr>
            <w:r w:rsidRPr="00C40EE5">
              <w:t>Analyze data to identify patterns, correlations, and barriers.</w:t>
            </w:r>
          </w:p>
        </w:tc>
        <w:tc>
          <w:tcPr>
            <w:tcW w:w="1063" w:type="pct"/>
            <w:vAlign w:val="center"/>
          </w:tcPr>
          <w:p w14:paraId="1ABC1D5F" w14:textId="7E6A12CA" w:rsidR="006D11A5" w:rsidRPr="00C40EE5" w:rsidRDefault="00B060FD" w:rsidP="00B060FD">
            <w:pPr>
              <w:pStyle w:val="table-text"/>
              <w:jc w:val="center"/>
            </w:pPr>
            <w:r w:rsidRPr="00C40EE5">
              <w:t>Model the laws of physics and the rules of nature that control the system</w:t>
            </w:r>
            <w:r w:rsidR="006D11A5" w:rsidRPr="00C40EE5">
              <w:t>.</w:t>
            </w:r>
          </w:p>
        </w:tc>
        <w:tc>
          <w:tcPr>
            <w:tcW w:w="925" w:type="pct"/>
            <w:vAlign w:val="center"/>
          </w:tcPr>
          <w:p w14:paraId="3DBF83C7" w14:textId="77777777" w:rsidR="006D11A5" w:rsidRPr="00C40EE5" w:rsidRDefault="006D11A5" w:rsidP="00AD6F44">
            <w:pPr>
              <w:pStyle w:val="table-text"/>
              <w:spacing w:after="0"/>
              <w:jc w:val="center"/>
            </w:pPr>
            <w:r w:rsidRPr="00C40EE5">
              <w:t>Portfolio: Directed Acyclic Graph (DAG), Decomposition Tree, Flowchart</w:t>
            </w:r>
          </w:p>
        </w:tc>
      </w:tr>
      <w:tr w:rsidR="006D11A5" w:rsidRPr="00C40EE5" w14:paraId="473999A9" w14:textId="77777777" w:rsidTr="00AD6F44">
        <w:trPr>
          <w:trHeight w:val="288"/>
          <w:jc w:val="center"/>
        </w:trPr>
        <w:tc>
          <w:tcPr>
            <w:tcW w:w="841" w:type="pct"/>
            <w:vAlign w:val="center"/>
          </w:tcPr>
          <w:p w14:paraId="6ADBE4C6" w14:textId="77777777" w:rsidR="006D11A5" w:rsidRPr="00C40EE5" w:rsidRDefault="006D11A5" w:rsidP="00AD6F44">
            <w:pPr>
              <w:pStyle w:val="table-text"/>
              <w:spacing w:after="0"/>
              <w:jc w:val="center"/>
            </w:pPr>
            <w:r w:rsidRPr="00C40EE5">
              <w:t>Decision-making and Planning (D)</w:t>
            </w:r>
          </w:p>
        </w:tc>
        <w:tc>
          <w:tcPr>
            <w:tcW w:w="1154" w:type="pct"/>
            <w:vAlign w:val="center"/>
          </w:tcPr>
          <w:p w14:paraId="10E45DD1" w14:textId="1723DA87" w:rsidR="006D11A5" w:rsidRPr="00C40EE5" w:rsidRDefault="00B060FD" w:rsidP="00B060FD">
            <w:pPr>
              <w:pStyle w:val="table-text"/>
              <w:jc w:val="center"/>
            </w:pPr>
            <w:r w:rsidRPr="00C40EE5">
              <w:t>Set up ethical guardrails and success metrics that are based on people</w:t>
            </w:r>
            <w:r w:rsidR="006D11A5" w:rsidRPr="00C40EE5">
              <w:t>.</w:t>
            </w:r>
          </w:p>
        </w:tc>
        <w:tc>
          <w:tcPr>
            <w:tcW w:w="1016" w:type="pct"/>
            <w:vAlign w:val="center"/>
          </w:tcPr>
          <w:p w14:paraId="23EFE555" w14:textId="77777777" w:rsidR="006D11A5" w:rsidRPr="00C40EE5" w:rsidRDefault="006D11A5" w:rsidP="00AD6F44">
            <w:pPr>
              <w:pStyle w:val="table-text"/>
              <w:spacing w:after="0"/>
              <w:jc w:val="center"/>
            </w:pPr>
            <w:r w:rsidRPr="00C40EE5">
              <w:t>Use optimization algorithms or simulations to evaluate solution options.</w:t>
            </w:r>
          </w:p>
        </w:tc>
        <w:tc>
          <w:tcPr>
            <w:tcW w:w="1063" w:type="pct"/>
            <w:vAlign w:val="center"/>
          </w:tcPr>
          <w:p w14:paraId="453DAF84" w14:textId="3F54578A" w:rsidR="006D11A5" w:rsidRPr="00C40EE5" w:rsidRDefault="00B060FD" w:rsidP="00B060FD">
            <w:pPr>
              <w:pStyle w:val="table-text"/>
              <w:jc w:val="center"/>
            </w:pPr>
            <w:r w:rsidRPr="00C40EE5">
              <w:t xml:space="preserve">Look at your possibilities </w:t>
            </w:r>
            <w:proofErr w:type="gramStart"/>
            <w:r w:rsidRPr="00C40EE5">
              <w:t>in light of</w:t>
            </w:r>
            <w:proofErr w:type="gramEnd"/>
            <w:r w:rsidRPr="00C40EE5">
              <w:t xml:space="preserve"> your resources and how well they work</w:t>
            </w:r>
            <w:r w:rsidR="006D11A5" w:rsidRPr="00C40EE5">
              <w:t>.</w:t>
            </w:r>
          </w:p>
        </w:tc>
        <w:tc>
          <w:tcPr>
            <w:tcW w:w="925" w:type="pct"/>
            <w:vAlign w:val="center"/>
          </w:tcPr>
          <w:p w14:paraId="6A833949" w14:textId="77777777" w:rsidR="006D11A5" w:rsidRPr="00C40EE5" w:rsidRDefault="006D11A5" w:rsidP="00AD6F44">
            <w:pPr>
              <w:pStyle w:val="table-text"/>
              <w:spacing w:after="0"/>
              <w:jc w:val="center"/>
            </w:pPr>
            <w:r w:rsidRPr="00C40EE5">
              <w:t>Trade-Off Analysis Map (Weighted Graph)</w:t>
            </w:r>
          </w:p>
        </w:tc>
      </w:tr>
      <w:tr w:rsidR="006D11A5" w:rsidRPr="00C40EE5" w14:paraId="14306E30" w14:textId="77777777" w:rsidTr="00AD6F44">
        <w:trPr>
          <w:trHeight w:val="288"/>
          <w:jc w:val="center"/>
        </w:trPr>
        <w:tc>
          <w:tcPr>
            <w:tcW w:w="841" w:type="pct"/>
            <w:vAlign w:val="center"/>
          </w:tcPr>
          <w:p w14:paraId="07C8B0B4" w14:textId="77777777" w:rsidR="006D11A5" w:rsidRPr="00C40EE5" w:rsidRDefault="006D11A5" w:rsidP="00AD6F44">
            <w:pPr>
              <w:pStyle w:val="table-text"/>
              <w:spacing w:after="0"/>
              <w:jc w:val="center"/>
            </w:pPr>
            <w:r w:rsidRPr="00C40EE5">
              <w:t>Act-Response (A)</w:t>
            </w:r>
          </w:p>
        </w:tc>
        <w:tc>
          <w:tcPr>
            <w:tcW w:w="1154" w:type="pct"/>
            <w:vAlign w:val="center"/>
          </w:tcPr>
          <w:p w14:paraId="392FA7BB" w14:textId="0A46EAE5" w:rsidR="006D11A5" w:rsidRPr="00C40EE5" w:rsidRDefault="00B060FD" w:rsidP="00AD6F44">
            <w:pPr>
              <w:pStyle w:val="table-text"/>
              <w:spacing w:after="0"/>
              <w:jc w:val="center"/>
            </w:pPr>
            <w:r w:rsidRPr="00C40EE5">
              <w:t>Make user interfaces and service delivery models that people can utilize</w:t>
            </w:r>
            <w:r w:rsidR="006D11A5" w:rsidRPr="00C40EE5">
              <w:t>.</w:t>
            </w:r>
          </w:p>
        </w:tc>
        <w:tc>
          <w:tcPr>
            <w:tcW w:w="1016" w:type="pct"/>
            <w:vAlign w:val="center"/>
          </w:tcPr>
          <w:p w14:paraId="74428F91" w14:textId="566029BE" w:rsidR="006D11A5" w:rsidRPr="00C40EE5" w:rsidRDefault="00B060FD" w:rsidP="00B060FD">
            <w:pPr>
              <w:pStyle w:val="table-text"/>
              <w:jc w:val="center"/>
            </w:pPr>
            <w:r w:rsidRPr="00C40EE5">
              <w:t>Make algorithms for controlling things, pipelines for processing data, or actions for robots</w:t>
            </w:r>
            <w:r w:rsidR="006D11A5" w:rsidRPr="00C40EE5">
              <w:t>.</w:t>
            </w:r>
          </w:p>
        </w:tc>
        <w:tc>
          <w:tcPr>
            <w:tcW w:w="1063" w:type="pct"/>
            <w:vAlign w:val="center"/>
          </w:tcPr>
          <w:p w14:paraId="388A9753" w14:textId="77777777" w:rsidR="006D11A5" w:rsidRPr="00C40EE5" w:rsidRDefault="006D11A5" w:rsidP="00AD6F44">
            <w:pPr>
              <w:pStyle w:val="table-text"/>
              <w:spacing w:after="0"/>
              <w:jc w:val="center"/>
            </w:pPr>
            <w:r w:rsidRPr="00C40EE5">
              <w:t>Design physical components and artefact mechanisms.</w:t>
            </w:r>
          </w:p>
        </w:tc>
        <w:tc>
          <w:tcPr>
            <w:tcW w:w="925" w:type="pct"/>
            <w:vAlign w:val="center"/>
          </w:tcPr>
          <w:p w14:paraId="37DC297D" w14:textId="77777777" w:rsidR="006D11A5" w:rsidRPr="00C40EE5" w:rsidRDefault="006D11A5" w:rsidP="00AD6F44">
            <w:pPr>
              <w:pStyle w:val="table-text"/>
              <w:spacing w:after="0"/>
              <w:jc w:val="center"/>
            </w:pPr>
            <w:r w:rsidRPr="00C40EE5">
              <w:t>Process Application Map (Flowchart)</w:t>
            </w:r>
          </w:p>
        </w:tc>
      </w:tr>
      <w:tr w:rsidR="006D11A5" w:rsidRPr="00C40EE5" w14:paraId="23161FA1" w14:textId="77777777" w:rsidTr="00AD6F44">
        <w:trPr>
          <w:trHeight w:val="288"/>
          <w:jc w:val="center"/>
        </w:trPr>
        <w:tc>
          <w:tcPr>
            <w:tcW w:w="841" w:type="pct"/>
            <w:tcBorders>
              <w:bottom w:val="single" w:sz="4" w:space="0" w:color="auto"/>
            </w:tcBorders>
            <w:vAlign w:val="center"/>
          </w:tcPr>
          <w:p w14:paraId="20FFEFBF" w14:textId="77777777" w:rsidR="006D11A5" w:rsidRPr="00C40EE5" w:rsidRDefault="006D11A5" w:rsidP="00AD6F44">
            <w:pPr>
              <w:pStyle w:val="table-text"/>
              <w:spacing w:after="0"/>
              <w:jc w:val="center"/>
            </w:pPr>
            <w:r w:rsidRPr="00C40EE5">
              <w:t>Learning-Evaluating (L)</w:t>
            </w:r>
          </w:p>
        </w:tc>
        <w:tc>
          <w:tcPr>
            <w:tcW w:w="1154" w:type="pct"/>
            <w:tcBorders>
              <w:bottom w:val="single" w:sz="4" w:space="0" w:color="auto"/>
            </w:tcBorders>
            <w:vAlign w:val="center"/>
          </w:tcPr>
          <w:p w14:paraId="159D30BB" w14:textId="1AC40F2C" w:rsidR="006D11A5" w:rsidRPr="00C40EE5" w:rsidRDefault="00B060FD" w:rsidP="00B060FD">
            <w:pPr>
              <w:pStyle w:val="table-text"/>
              <w:jc w:val="center"/>
            </w:pPr>
            <w:r w:rsidRPr="00C40EE5">
              <w:t>Think about how the answer will affect people's health and equality in the long run</w:t>
            </w:r>
            <w:r w:rsidR="006D11A5" w:rsidRPr="00C40EE5">
              <w:t>.</w:t>
            </w:r>
          </w:p>
        </w:tc>
        <w:tc>
          <w:tcPr>
            <w:tcW w:w="1016" w:type="pct"/>
            <w:tcBorders>
              <w:bottom w:val="single" w:sz="4" w:space="0" w:color="auto"/>
            </w:tcBorders>
            <w:vAlign w:val="center"/>
          </w:tcPr>
          <w:p w14:paraId="4A632E34" w14:textId="533163CB" w:rsidR="006D11A5" w:rsidRPr="00C40EE5" w:rsidRDefault="00B060FD" w:rsidP="00B060FD">
            <w:pPr>
              <w:pStyle w:val="table-text"/>
              <w:jc w:val="center"/>
            </w:pPr>
            <w:r w:rsidRPr="00C40EE5">
              <w:t>Think about how the answer will affect people's health and equality in the long run</w:t>
            </w:r>
            <w:r w:rsidR="006D11A5" w:rsidRPr="00C40EE5">
              <w:t>.</w:t>
            </w:r>
          </w:p>
        </w:tc>
        <w:tc>
          <w:tcPr>
            <w:tcW w:w="1063" w:type="pct"/>
            <w:tcBorders>
              <w:bottom w:val="single" w:sz="4" w:space="0" w:color="auto"/>
            </w:tcBorders>
            <w:vAlign w:val="center"/>
          </w:tcPr>
          <w:p w14:paraId="59F06A8A" w14:textId="77777777" w:rsidR="006D11A5" w:rsidRPr="00C40EE5" w:rsidRDefault="006D11A5" w:rsidP="00AD6F44">
            <w:pPr>
              <w:pStyle w:val="table-text"/>
              <w:spacing w:after="0"/>
              <w:jc w:val="center"/>
            </w:pPr>
            <w:r w:rsidRPr="00C40EE5">
              <w:t>Evaluate the non-negotiable final impact of the solution on the environment.</w:t>
            </w:r>
          </w:p>
        </w:tc>
        <w:tc>
          <w:tcPr>
            <w:tcW w:w="925" w:type="pct"/>
            <w:tcBorders>
              <w:bottom w:val="single" w:sz="4" w:space="0" w:color="auto"/>
            </w:tcBorders>
            <w:vAlign w:val="center"/>
          </w:tcPr>
          <w:p w14:paraId="77340E51" w14:textId="77777777" w:rsidR="006D11A5" w:rsidRPr="00C40EE5" w:rsidRDefault="006D11A5" w:rsidP="00AD6F44">
            <w:pPr>
              <w:pStyle w:val="table-text"/>
              <w:spacing w:after="0"/>
              <w:jc w:val="center"/>
            </w:pPr>
            <w:r w:rsidRPr="00C40EE5">
              <w:t>Synthesized Design Map (Network Graph)</w:t>
            </w:r>
          </w:p>
        </w:tc>
      </w:tr>
    </w:tbl>
    <w:p w14:paraId="310B3299" w14:textId="389479E2" w:rsidR="007B5E7F" w:rsidRPr="00C40EE5" w:rsidRDefault="007B5E7F" w:rsidP="007B5E7F">
      <w:pPr>
        <w:pStyle w:val="Heading2"/>
      </w:pPr>
      <w:r w:rsidRPr="00C40EE5">
        <w:t>The PSKVE</w:t>
      </w:r>
      <w:r w:rsidR="006D11A5" w:rsidRPr="00C40EE5">
        <w:t xml:space="preserve"> engine as a value-creation method</w:t>
      </w:r>
    </w:p>
    <w:p w14:paraId="0EBBB166" w14:textId="5C4C3ECC" w:rsidR="007B5E7F" w:rsidRPr="00C40EE5" w:rsidRDefault="00B060FD" w:rsidP="00B060FD">
      <w:pPr>
        <w:spacing w:before="0" w:after="0"/>
        <w:rPr>
          <w:rFonts w:eastAsia="Times New Roman" w:cs="Times New Roman"/>
          <w:szCs w:val="24"/>
        </w:rPr>
      </w:pPr>
      <w:r w:rsidRPr="00C40EE5">
        <w:rPr>
          <w:rFonts w:eastAsia="Times New Roman" w:cs="Times New Roman"/>
          <w:szCs w:val="24"/>
        </w:rPr>
        <w:t>The Knowledge Marketplace was changed into a multi-asset PSKVE value portfolio (see Table 2)</w:t>
      </w:r>
      <w:r w:rsidR="006D11A5" w:rsidRPr="00C40EE5">
        <w:rPr>
          <w:szCs w:val="24"/>
          <w:lang w:val="en-GB"/>
        </w:rPr>
        <w:t>.</w:t>
      </w:r>
    </w:p>
    <w:p w14:paraId="55065B39" w14:textId="77777777" w:rsidR="006D11A5" w:rsidRPr="00C40EE5" w:rsidRDefault="006D11A5" w:rsidP="006D11A5">
      <w:pPr>
        <w:pStyle w:val="Caption1"/>
        <w:spacing w:before="240" w:after="120" w:line="240" w:lineRule="exact"/>
        <w:jc w:val="center"/>
        <w:rPr>
          <w:b/>
          <w:bCs/>
          <w:sz w:val="18"/>
          <w:szCs w:val="22"/>
        </w:rPr>
      </w:pPr>
      <w:r w:rsidRPr="00C40EE5">
        <w:rPr>
          <w:b/>
          <w:bCs/>
          <w:sz w:val="18"/>
          <w:szCs w:val="22"/>
        </w:rPr>
        <w:t>Table 2. Dimensions of PSKVE and TISE-VALORIZE Assets</w:t>
      </w:r>
    </w:p>
    <w:tbl>
      <w:tblPr>
        <w:tblW w:w="5000" w:type="pct"/>
        <w:jc w:val="center"/>
        <w:tblLook w:val="01E0" w:firstRow="1" w:lastRow="1" w:firstColumn="1" w:lastColumn="1" w:noHBand="0" w:noVBand="0"/>
      </w:tblPr>
      <w:tblGrid>
        <w:gridCol w:w="2022"/>
        <w:gridCol w:w="2769"/>
        <w:gridCol w:w="2438"/>
        <w:gridCol w:w="2548"/>
      </w:tblGrid>
      <w:tr w:rsidR="006D11A5" w:rsidRPr="00C40EE5" w14:paraId="5A5E3A84" w14:textId="77777777" w:rsidTr="00AD6F44">
        <w:trPr>
          <w:trHeight w:val="288"/>
          <w:jc w:val="center"/>
        </w:trPr>
        <w:tc>
          <w:tcPr>
            <w:tcW w:w="1034" w:type="pct"/>
            <w:tcBorders>
              <w:top w:val="single" w:sz="4" w:space="0" w:color="auto"/>
              <w:bottom w:val="single" w:sz="4" w:space="0" w:color="auto"/>
            </w:tcBorders>
            <w:vAlign w:val="center"/>
          </w:tcPr>
          <w:p w14:paraId="6FE6848D" w14:textId="77777777" w:rsidR="006D11A5" w:rsidRPr="00C40EE5" w:rsidRDefault="006D11A5" w:rsidP="00AD6F44">
            <w:pPr>
              <w:pStyle w:val="table-text"/>
              <w:spacing w:after="0"/>
              <w:jc w:val="center"/>
              <w:rPr>
                <w:b/>
                <w:bCs/>
              </w:rPr>
            </w:pPr>
            <w:r w:rsidRPr="00C40EE5">
              <w:rPr>
                <w:b/>
                <w:bCs/>
              </w:rPr>
              <w:t>PSKVE Dimension</w:t>
            </w:r>
          </w:p>
        </w:tc>
        <w:tc>
          <w:tcPr>
            <w:tcW w:w="1416" w:type="pct"/>
            <w:tcBorders>
              <w:top w:val="single" w:sz="4" w:space="0" w:color="auto"/>
              <w:bottom w:val="single" w:sz="4" w:space="0" w:color="auto"/>
            </w:tcBorders>
            <w:vAlign w:val="center"/>
          </w:tcPr>
          <w:p w14:paraId="7978162C" w14:textId="77777777" w:rsidR="006D11A5" w:rsidRPr="00C40EE5" w:rsidRDefault="006D11A5" w:rsidP="00AD6F44">
            <w:pPr>
              <w:pStyle w:val="table-text"/>
              <w:spacing w:after="0"/>
              <w:jc w:val="center"/>
              <w:rPr>
                <w:b/>
                <w:bCs/>
              </w:rPr>
            </w:pPr>
            <w:r w:rsidRPr="00C40EE5">
              <w:rPr>
                <w:b/>
                <w:bCs/>
              </w:rPr>
              <w:t>TISE-VALORIZE Asset</w:t>
            </w:r>
          </w:p>
        </w:tc>
        <w:tc>
          <w:tcPr>
            <w:tcW w:w="1247" w:type="pct"/>
            <w:tcBorders>
              <w:top w:val="single" w:sz="4" w:space="0" w:color="auto"/>
              <w:bottom w:val="single" w:sz="4" w:space="0" w:color="auto"/>
            </w:tcBorders>
            <w:vAlign w:val="center"/>
          </w:tcPr>
          <w:p w14:paraId="0EF7870E" w14:textId="77777777" w:rsidR="006D11A5" w:rsidRPr="00C40EE5" w:rsidRDefault="006D11A5" w:rsidP="00AD6F44">
            <w:pPr>
              <w:pStyle w:val="table-text"/>
              <w:spacing w:after="0"/>
              <w:jc w:val="center"/>
              <w:rPr>
                <w:b/>
                <w:bCs/>
              </w:rPr>
            </w:pPr>
            <w:r w:rsidRPr="00C40EE5">
              <w:rPr>
                <w:b/>
                <w:bCs/>
              </w:rPr>
              <w:t>Dimension of Valued Worth</w:t>
            </w:r>
          </w:p>
        </w:tc>
        <w:tc>
          <w:tcPr>
            <w:tcW w:w="1303" w:type="pct"/>
            <w:tcBorders>
              <w:top w:val="single" w:sz="4" w:space="0" w:color="auto"/>
              <w:bottom w:val="single" w:sz="4" w:space="0" w:color="auto"/>
            </w:tcBorders>
            <w:vAlign w:val="center"/>
          </w:tcPr>
          <w:p w14:paraId="4904DB4F" w14:textId="77777777" w:rsidR="006D11A5" w:rsidRPr="00C40EE5" w:rsidRDefault="006D11A5" w:rsidP="00AD6F44">
            <w:pPr>
              <w:pStyle w:val="table-text"/>
              <w:spacing w:after="0"/>
              <w:jc w:val="center"/>
              <w:rPr>
                <w:b/>
                <w:bCs/>
              </w:rPr>
            </w:pPr>
            <w:r w:rsidRPr="00C40EE5">
              <w:rPr>
                <w:b/>
                <w:bCs/>
              </w:rPr>
              <w:t>Example of Artefact Value Creation</w:t>
            </w:r>
          </w:p>
        </w:tc>
      </w:tr>
      <w:tr w:rsidR="006D11A5" w:rsidRPr="00C40EE5" w14:paraId="60DB70D0" w14:textId="77777777" w:rsidTr="00AD6F44">
        <w:trPr>
          <w:trHeight w:val="288"/>
          <w:jc w:val="center"/>
        </w:trPr>
        <w:tc>
          <w:tcPr>
            <w:tcW w:w="1034" w:type="pct"/>
            <w:tcBorders>
              <w:top w:val="single" w:sz="4" w:space="0" w:color="auto"/>
            </w:tcBorders>
            <w:vAlign w:val="center"/>
          </w:tcPr>
          <w:p w14:paraId="6BF7CB78" w14:textId="77777777" w:rsidR="006D11A5" w:rsidRPr="00C40EE5" w:rsidRDefault="006D11A5" w:rsidP="00AD6F44">
            <w:pPr>
              <w:pStyle w:val="table-text"/>
              <w:spacing w:after="0"/>
              <w:jc w:val="center"/>
            </w:pPr>
            <w:r w:rsidRPr="00C40EE5">
              <w:t>Product (P)</w:t>
            </w:r>
          </w:p>
        </w:tc>
        <w:tc>
          <w:tcPr>
            <w:tcW w:w="1416" w:type="pct"/>
            <w:tcBorders>
              <w:top w:val="single" w:sz="4" w:space="0" w:color="auto"/>
            </w:tcBorders>
            <w:vAlign w:val="center"/>
          </w:tcPr>
          <w:p w14:paraId="1C459B8E" w14:textId="77777777" w:rsidR="006D11A5" w:rsidRPr="00C40EE5" w:rsidRDefault="006D11A5" w:rsidP="00AD6F44">
            <w:pPr>
              <w:pStyle w:val="table-text"/>
              <w:spacing w:after="0"/>
              <w:jc w:val="center"/>
            </w:pPr>
            <w:r w:rsidRPr="00C40EE5">
              <w:t>Productivity Units (PU)</w:t>
            </w:r>
          </w:p>
        </w:tc>
        <w:tc>
          <w:tcPr>
            <w:tcW w:w="1247" w:type="pct"/>
            <w:tcBorders>
              <w:top w:val="single" w:sz="4" w:space="0" w:color="auto"/>
            </w:tcBorders>
            <w:vAlign w:val="center"/>
          </w:tcPr>
          <w:p w14:paraId="356D4BDC" w14:textId="77777777" w:rsidR="006D11A5" w:rsidRPr="00C40EE5" w:rsidRDefault="006D11A5" w:rsidP="00AD6F44">
            <w:pPr>
              <w:pStyle w:val="table-text"/>
              <w:spacing w:after="0"/>
              <w:jc w:val="center"/>
            </w:pPr>
            <w:r w:rsidRPr="00C40EE5">
              <w:t>Economic Value (Productivity and Efficiency)</w:t>
            </w:r>
          </w:p>
        </w:tc>
        <w:tc>
          <w:tcPr>
            <w:tcW w:w="1303" w:type="pct"/>
            <w:tcBorders>
              <w:top w:val="single" w:sz="4" w:space="0" w:color="auto"/>
            </w:tcBorders>
            <w:vAlign w:val="center"/>
          </w:tcPr>
          <w:p w14:paraId="3D041662" w14:textId="1F5DD54C" w:rsidR="006D11A5" w:rsidRPr="00C40EE5" w:rsidRDefault="00B060FD" w:rsidP="00B060FD">
            <w:pPr>
              <w:pStyle w:val="table-text"/>
              <w:jc w:val="center"/>
            </w:pPr>
            <w:r w:rsidRPr="00C40EE5">
              <w:t>Writing Python programs to make computations easier or improve designs</w:t>
            </w:r>
            <w:r w:rsidR="006D11A5" w:rsidRPr="00C40EE5">
              <w:t>.</w:t>
            </w:r>
          </w:p>
        </w:tc>
      </w:tr>
      <w:tr w:rsidR="006D11A5" w:rsidRPr="00C40EE5" w14:paraId="173A66E0" w14:textId="77777777" w:rsidTr="00AD6F44">
        <w:trPr>
          <w:trHeight w:val="288"/>
          <w:jc w:val="center"/>
        </w:trPr>
        <w:tc>
          <w:tcPr>
            <w:tcW w:w="1034" w:type="pct"/>
            <w:vAlign w:val="center"/>
          </w:tcPr>
          <w:p w14:paraId="5D83B2C7" w14:textId="77777777" w:rsidR="006D11A5" w:rsidRPr="00C40EE5" w:rsidRDefault="006D11A5" w:rsidP="00AD6F44">
            <w:pPr>
              <w:pStyle w:val="table-text"/>
              <w:spacing w:after="0"/>
              <w:jc w:val="center"/>
            </w:pPr>
            <w:r w:rsidRPr="00C40EE5">
              <w:t>Service (S)</w:t>
            </w:r>
          </w:p>
        </w:tc>
        <w:tc>
          <w:tcPr>
            <w:tcW w:w="1416" w:type="pct"/>
            <w:vAlign w:val="center"/>
          </w:tcPr>
          <w:p w14:paraId="206E669E" w14:textId="77777777" w:rsidR="006D11A5" w:rsidRPr="00C40EE5" w:rsidRDefault="006D11A5" w:rsidP="00AD6F44">
            <w:pPr>
              <w:pStyle w:val="table-text"/>
              <w:spacing w:after="0"/>
              <w:jc w:val="center"/>
            </w:pPr>
            <w:r w:rsidRPr="00C40EE5">
              <w:t>Service Vouchers (SV)</w:t>
            </w:r>
          </w:p>
        </w:tc>
        <w:tc>
          <w:tcPr>
            <w:tcW w:w="1247" w:type="pct"/>
            <w:vAlign w:val="center"/>
          </w:tcPr>
          <w:p w14:paraId="46638B92" w14:textId="77777777" w:rsidR="006D11A5" w:rsidRPr="00C40EE5" w:rsidRDefault="006D11A5" w:rsidP="00AD6F44">
            <w:pPr>
              <w:pStyle w:val="table-text"/>
              <w:spacing w:after="0"/>
              <w:jc w:val="center"/>
            </w:pPr>
            <w:r w:rsidRPr="00C40EE5">
              <w:t>Human-Centered Design (Well-being and Empathy)</w:t>
            </w:r>
          </w:p>
        </w:tc>
        <w:tc>
          <w:tcPr>
            <w:tcW w:w="1303" w:type="pct"/>
            <w:vAlign w:val="center"/>
          </w:tcPr>
          <w:p w14:paraId="73EE4783" w14:textId="66B2B684" w:rsidR="006D11A5" w:rsidRPr="00C40EE5" w:rsidRDefault="00B060FD" w:rsidP="00B060FD">
            <w:pPr>
              <w:pStyle w:val="table-text"/>
              <w:jc w:val="center"/>
            </w:pPr>
            <w:r w:rsidRPr="00C40EE5">
              <w:t>Do a thorough study of stakeholders or a map of the user experience.</w:t>
            </w:r>
          </w:p>
        </w:tc>
      </w:tr>
      <w:tr w:rsidR="006D11A5" w:rsidRPr="00C40EE5" w14:paraId="6BC31B54" w14:textId="77777777" w:rsidTr="00AD6F44">
        <w:trPr>
          <w:trHeight w:val="288"/>
          <w:jc w:val="center"/>
        </w:trPr>
        <w:tc>
          <w:tcPr>
            <w:tcW w:w="1034" w:type="pct"/>
            <w:vAlign w:val="center"/>
          </w:tcPr>
          <w:p w14:paraId="368963A3" w14:textId="77777777" w:rsidR="006D11A5" w:rsidRPr="00C40EE5" w:rsidRDefault="006D11A5" w:rsidP="00AD6F44">
            <w:pPr>
              <w:pStyle w:val="table-text"/>
              <w:spacing w:after="0"/>
              <w:jc w:val="center"/>
            </w:pPr>
            <w:r w:rsidRPr="00C40EE5">
              <w:t>Knowledge (K)</w:t>
            </w:r>
          </w:p>
        </w:tc>
        <w:tc>
          <w:tcPr>
            <w:tcW w:w="1416" w:type="pct"/>
            <w:vAlign w:val="center"/>
          </w:tcPr>
          <w:p w14:paraId="4FC029E6" w14:textId="77777777" w:rsidR="006D11A5" w:rsidRPr="00C40EE5" w:rsidRDefault="006D11A5" w:rsidP="00AD6F44">
            <w:pPr>
              <w:pStyle w:val="table-text"/>
              <w:spacing w:after="0"/>
              <w:jc w:val="center"/>
            </w:pPr>
            <w:r w:rsidRPr="00C40EE5">
              <w:t>Knowledge Credits (KC)</w:t>
            </w:r>
          </w:p>
        </w:tc>
        <w:tc>
          <w:tcPr>
            <w:tcW w:w="1247" w:type="pct"/>
            <w:vAlign w:val="center"/>
          </w:tcPr>
          <w:p w14:paraId="1A14338D" w14:textId="77777777" w:rsidR="006D11A5" w:rsidRPr="00C40EE5" w:rsidRDefault="006D11A5" w:rsidP="00AD6F44">
            <w:pPr>
              <w:pStyle w:val="table-text"/>
              <w:spacing w:after="0"/>
              <w:jc w:val="center"/>
            </w:pPr>
            <w:r w:rsidRPr="00C40EE5">
              <w:t>Cognitive Depth (Intellectual Capacity)</w:t>
            </w:r>
          </w:p>
        </w:tc>
        <w:tc>
          <w:tcPr>
            <w:tcW w:w="1303" w:type="pct"/>
            <w:vAlign w:val="center"/>
          </w:tcPr>
          <w:p w14:paraId="140A5748" w14:textId="5A7FA438" w:rsidR="006D11A5" w:rsidRPr="00C40EE5" w:rsidRDefault="00B060FD" w:rsidP="00B060FD">
            <w:pPr>
              <w:pStyle w:val="table-text"/>
              <w:jc w:val="center"/>
            </w:pPr>
            <w:r w:rsidRPr="00C40EE5">
              <w:t>Makes a formal Directed Acyclic Graph (DAG) that shows how different concepts are related to each other</w:t>
            </w:r>
            <w:r w:rsidR="006D11A5" w:rsidRPr="00C40EE5">
              <w:t>.</w:t>
            </w:r>
          </w:p>
        </w:tc>
      </w:tr>
      <w:tr w:rsidR="006D11A5" w:rsidRPr="00C40EE5" w14:paraId="7C26C404" w14:textId="77777777" w:rsidTr="00AD6F44">
        <w:trPr>
          <w:trHeight w:val="288"/>
          <w:jc w:val="center"/>
        </w:trPr>
        <w:tc>
          <w:tcPr>
            <w:tcW w:w="1034" w:type="pct"/>
            <w:vAlign w:val="center"/>
          </w:tcPr>
          <w:p w14:paraId="36FC4BDE" w14:textId="77777777" w:rsidR="006D11A5" w:rsidRPr="00C40EE5" w:rsidRDefault="006D11A5" w:rsidP="00AD6F44">
            <w:pPr>
              <w:pStyle w:val="table-text"/>
              <w:spacing w:after="0"/>
              <w:jc w:val="center"/>
            </w:pPr>
            <w:r w:rsidRPr="00C40EE5">
              <w:t>Value (V)</w:t>
            </w:r>
          </w:p>
        </w:tc>
        <w:tc>
          <w:tcPr>
            <w:tcW w:w="1416" w:type="pct"/>
            <w:vAlign w:val="center"/>
          </w:tcPr>
          <w:p w14:paraId="07F76249" w14:textId="77777777" w:rsidR="006D11A5" w:rsidRPr="00C40EE5" w:rsidRDefault="006D11A5" w:rsidP="00AD6F44">
            <w:pPr>
              <w:pStyle w:val="table-text"/>
              <w:spacing w:after="0"/>
              <w:jc w:val="center"/>
            </w:pPr>
            <w:r w:rsidRPr="00C40EE5">
              <w:t>Economic Shares (ES)</w:t>
            </w:r>
          </w:p>
        </w:tc>
        <w:tc>
          <w:tcPr>
            <w:tcW w:w="1247" w:type="pct"/>
            <w:vAlign w:val="center"/>
          </w:tcPr>
          <w:p w14:paraId="38824DCE" w14:textId="77777777" w:rsidR="006D11A5" w:rsidRPr="00C40EE5" w:rsidRDefault="006D11A5" w:rsidP="00AD6F44">
            <w:pPr>
              <w:pStyle w:val="table-text"/>
              <w:spacing w:after="0"/>
              <w:jc w:val="center"/>
            </w:pPr>
            <w:r w:rsidRPr="00C40EE5">
              <w:t>Sustainable Exchange (Financial/Social Viability)</w:t>
            </w:r>
          </w:p>
        </w:tc>
        <w:tc>
          <w:tcPr>
            <w:tcW w:w="1303" w:type="pct"/>
            <w:vAlign w:val="center"/>
          </w:tcPr>
          <w:p w14:paraId="79EFB605" w14:textId="2D08DC0E" w:rsidR="006D11A5" w:rsidRPr="00C40EE5" w:rsidRDefault="00B060FD" w:rsidP="00B060FD">
            <w:pPr>
              <w:pStyle w:val="table-text"/>
              <w:jc w:val="center"/>
            </w:pPr>
            <w:r w:rsidRPr="00C40EE5">
              <w:t>Come up with a workable business model or cost-benefit analysis for fair value distribution</w:t>
            </w:r>
            <w:r w:rsidR="006D11A5" w:rsidRPr="00C40EE5">
              <w:t>.</w:t>
            </w:r>
          </w:p>
        </w:tc>
      </w:tr>
      <w:tr w:rsidR="006D11A5" w:rsidRPr="00C40EE5" w14:paraId="53BF3531" w14:textId="77777777" w:rsidTr="00AD6F44">
        <w:trPr>
          <w:trHeight w:val="288"/>
          <w:jc w:val="center"/>
        </w:trPr>
        <w:tc>
          <w:tcPr>
            <w:tcW w:w="1034" w:type="pct"/>
            <w:tcBorders>
              <w:bottom w:val="single" w:sz="4" w:space="0" w:color="auto"/>
            </w:tcBorders>
            <w:vAlign w:val="center"/>
          </w:tcPr>
          <w:p w14:paraId="763AC45D" w14:textId="77777777" w:rsidR="006D11A5" w:rsidRPr="00C40EE5" w:rsidRDefault="006D11A5" w:rsidP="00AD6F44">
            <w:pPr>
              <w:pStyle w:val="table-text"/>
              <w:spacing w:after="0"/>
              <w:jc w:val="center"/>
            </w:pPr>
            <w:r w:rsidRPr="00C40EE5">
              <w:t>Environment (E)</w:t>
            </w:r>
          </w:p>
        </w:tc>
        <w:tc>
          <w:tcPr>
            <w:tcW w:w="1416" w:type="pct"/>
            <w:tcBorders>
              <w:bottom w:val="single" w:sz="4" w:space="0" w:color="auto"/>
            </w:tcBorders>
            <w:vAlign w:val="center"/>
          </w:tcPr>
          <w:p w14:paraId="478C07D0" w14:textId="77777777" w:rsidR="006D11A5" w:rsidRPr="00C40EE5" w:rsidRDefault="006D11A5" w:rsidP="00AD6F44">
            <w:pPr>
              <w:pStyle w:val="table-text"/>
              <w:spacing w:after="0"/>
              <w:jc w:val="center"/>
            </w:pPr>
            <w:r w:rsidRPr="00C40EE5">
              <w:t>Sustainability Bonds (SB)</w:t>
            </w:r>
          </w:p>
        </w:tc>
        <w:tc>
          <w:tcPr>
            <w:tcW w:w="1247" w:type="pct"/>
            <w:tcBorders>
              <w:bottom w:val="single" w:sz="4" w:space="0" w:color="auto"/>
            </w:tcBorders>
            <w:vAlign w:val="center"/>
          </w:tcPr>
          <w:p w14:paraId="6214A348" w14:textId="77777777" w:rsidR="006D11A5" w:rsidRPr="00C40EE5" w:rsidRDefault="006D11A5" w:rsidP="00AD6F44">
            <w:pPr>
              <w:pStyle w:val="table-text"/>
              <w:spacing w:after="0"/>
              <w:jc w:val="center"/>
            </w:pPr>
            <w:r w:rsidRPr="00C40EE5">
              <w:t>Protective/Ethical Values (Risk and Sustainability)</w:t>
            </w:r>
          </w:p>
        </w:tc>
        <w:tc>
          <w:tcPr>
            <w:tcW w:w="1303" w:type="pct"/>
            <w:tcBorders>
              <w:bottom w:val="single" w:sz="4" w:space="0" w:color="auto"/>
            </w:tcBorders>
            <w:vAlign w:val="center"/>
          </w:tcPr>
          <w:p w14:paraId="4CC8F080" w14:textId="0FE0ED8B" w:rsidR="006D11A5" w:rsidRPr="00C40EE5" w:rsidRDefault="00B060FD" w:rsidP="00B060FD">
            <w:pPr>
              <w:pStyle w:val="table-text"/>
              <w:jc w:val="center"/>
            </w:pPr>
            <w:r w:rsidRPr="00C40EE5">
              <w:t>Do a life cycle evaluation or create systems that really reduce their influence on the environment</w:t>
            </w:r>
            <w:r w:rsidR="006D11A5" w:rsidRPr="00C40EE5">
              <w:t>.</w:t>
            </w:r>
          </w:p>
        </w:tc>
      </w:tr>
    </w:tbl>
    <w:p w14:paraId="7C56E5EA" w14:textId="5EBF8723" w:rsidR="006D11A5" w:rsidRPr="00C40EE5" w:rsidRDefault="006D11A5" w:rsidP="006D11A5">
      <w:pPr>
        <w:pStyle w:val="Heading2"/>
        <w:rPr>
          <w:lang w:val="en-GB"/>
        </w:rPr>
      </w:pPr>
      <w:r w:rsidRPr="00C40EE5">
        <w:rPr>
          <w:lang w:val="en-GB"/>
        </w:rPr>
        <w:t>Operationalization through the Knowledge Marketplace and Knowledge Maps</w:t>
      </w:r>
    </w:p>
    <w:p w14:paraId="7B68044F" w14:textId="026D0A02" w:rsidR="006D11A5" w:rsidRPr="00C40EE5" w:rsidRDefault="00B060FD" w:rsidP="00B060FD">
      <w:pPr>
        <w:spacing w:before="0" w:after="0"/>
        <w:jc w:val="both"/>
        <w:rPr>
          <w:rFonts w:eastAsia="Times New Roman" w:cs="Times New Roman"/>
          <w:szCs w:val="24"/>
        </w:rPr>
      </w:pPr>
      <w:r w:rsidRPr="00C40EE5">
        <w:rPr>
          <w:rFonts w:eastAsia="Times New Roman" w:cs="Times New Roman"/>
          <w:szCs w:val="24"/>
        </w:rPr>
        <w:t xml:space="preserve">The method uses two main tools to embed the dual engines into daily learning: (1) a knowledge Marketplace, where lecturers post weekly "learning needs" as sprint goals and students voluntarily respond by making PSKVE-typed artefacts; and (2) AI-assisted Knowledge Maps will help students express their thoughts using the formal multi-graph taxonomy, like Directed Acyclic Graphs (DAGs), flowcharts, and weighted graphs. </w:t>
      </w:r>
      <w:del w:id="94" w:author="Meliana Christianti J." w:date="2026-03-30T02:18:00Z" w16du:dateUtc="2026-03-29T19:18:00Z">
        <w:r w:rsidRPr="004A7545" w:rsidDel="005760D2">
          <w:rPr>
            <w:rFonts w:eastAsia="Times New Roman" w:cs="Times New Roman"/>
            <w:szCs w:val="24"/>
            <w:highlight w:val="lightGray"/>
            <w:rPrChange w:id="95" w:author="Meliana Christianti J." w:date="2026-03-30T03:31:00Z" w16du:dateUtc="2026-03-29T20:31:00Z">
              <w:rPr>
                <w:rFonts w:eastAsia="Times New Roman" w:cs="Times New Roman"/>
                <w:szCs w:val="24"/>
              </w:rPr>
            </w:rPrChange>
          </w:rPr>
          <w:delText>The method uses two main tools to embed the dual engines into daily learning: (1) a knowledge Marketplace, where lecturers post weekly "learning needs" as sprint goals and students voluntarily respond by making PSKVE-typed artefacts; and (2) AI-assisted Knowledge Maps will help students express their thoughts using the formal multi-graph taxonomy, like Directed Acyclic Graphs (DAGs), flowcharts, and weighted graphs</w:delText>
        </w:r>
        <w:r w:rsidRPr="00C40EE5" w:rsidDel="005760D2">
          <w:rPr>
            <w:rFonts w:eastAsia="Times New Roman" w:cs="Times New Roman"/>
            <w:szCs w:val="24"/>
          </w:rPr>
          <w:delText xml:space="preserve">. </w:delText>
        </w:r>
      </w:del>
      <w:r w:rsidRPr="00C40EE5">
        <w:rPr>
          <w:rFonts w:eastAsia="Times New Roman" w:cs="Times New Roman"/>
          <w:szCs w:val="24"/>
        </w:rPr>
        <w:t>Git and GitHub make it simple to maintain track of all their assets and make sure that contributions are clear, can be used again, and are straightforward to verify</w:t>
      </w:r>
      <w:r w:rsidR="006D11A5" w:rsidRPr="00C40EE5">
        <w:rPr>
          <w:szCs w:val="24"/>
          <w:lang w:val="en-GB"/>
        </w:rPr>
        <w:t>.</w:t>
      </w:r>
    </w:p>
    <w:p w14:paraId="7CC34FEE" w14:textId="0A2EB278" w:rsidR="00B657B8" w:rsidRPr="00C40EE5" w:rsidRDefault="007B5E7F" w:rsidP="00B657B8">
      <w:pPr>
        <w:numPr>
          <w:ilvl w:val="0"/>
          <w:numId w:val="17"/>
        </w:numPr>
        <w:tabs>
          <w:tab w:val="clear" w:pos="567"/>
        </w:tabs>
        <w:rPr>
          <w:b/>
          <w:bCs/>
          <w:szCs w:val="24"/>
          <w:lang w:val="en-GB"/>
        </w:rPr>
      </w:pPr>
      <w:r w:rsidRPr="00C40EE5">
        <w:rPr>
          <w:b/>
          <w:bCs/>
          <w:szCs w:val="24"/>
          <w:lang w:val="en-GB"/>
        </w:rPr>
        <w:t>VALORIZE Learning: A Participatory Pedagogy for Professional Formation</w:t>
      </w:r>
    </w:p>
    <w:p w14:paraId="6BDE5EDC" w14:textId="06EDAB06" w:rsidR="00B657B8" w:rsidRPr="00C40EE5" w:rsidRDefault="007B5E7F" w:rsidP="00B657B8">
      <w:pPr>
        <w:pStyle w:val="Heading2"/>
        <w:rPr>
          <w:lang w:val="en-GB" w:eastAsia="en-GB"/>
        </w:rPr>
      </w:pPr>
      <w:r w:rsidRPr="00C40EE5">
        <w:rPr>
          <w:lang w:val="en-GB" w:eastAsia="en-GB"/>
        </w:rPr>
        <w:lastRenderedPageBreak/>
        <w:t>Core Principles an</w:t>
      </w:r>
      <w:r w:rsidR="00DB227B" w:rsidRPr="00C40EE5">
        <w:rPr>
          <w:lang w:val="en-GB" w:eastAsia="en-GB"/>
        </w:rPr>
        <w:t>d</w:t>
      </w:r>
      <w:r w:rsidRPr="00C40EE5">
        <w:rPr>
          <w:lang w:val="en-GB" w:eastAsia="en-GB"/>
        </w:rPr>
        <w:t xml:space="preserve"> the </w:t>
      </w:r>
      <w:r w:rsidR="00B060FD" w:rsidRPr="00C40EE5">
        <w:rPr>
          <w:lang w:val="en-GB" w:eastAsia="en-GB"/>
        </w:rPr>
        <w:t>Change</w:t>
      </w:r>
      <w:r w:rsidRPr="00C40EE5">
        <w:rPr>
          <w:lang w:val="en-GB" w:eastAsia="en-GB"/>
        </w:rPr>
        <w:t xml:space="preserve"> from </w:t>
      </w:r>
      <w:r w:rsidR="00B060FD" w:rsidRPr="00C40EE5">
        <w:rPr>
          <w:lang w:val="en-GB" w:eastAsia="en-GB"/>
        </w:rPr>
        <w:t>Knowing</w:t>
      </w:r>
      <w:r w:rsidRPr="00C40EE5">
        <w:rPr>
          <w:lang w:val="en-GB" w:eastAsia="en-GB"/>
        </w:rPr>
        <w:t xml:space="preserve"> to </w:t>
      </w:r>
      <w:r w:rsidR="00B060FD" w:rsidRPr="00C40EE5">
        <w:rPr>
          <w:lang w:val="en-GB" w:eastAsia="en-GB"/>
        </w:rPr>
        <w:t xml:space="preserve">Being a </w:t>
      </w:r>
      <w:r w:rsidRPr="00C40EE5">
        <w:rPr>
          <w:lang w:val="en-GB" w:eastAsia="en-GB"/>
        </w:rPr>
        <w:t>Professional</w:t>
      </w:r>
    </w:p>
    <w:p w14:paraId="4CEA126F" w14:textId="32F07C0B" w:rsidR="00B657B8" w:rsidRPr="00C40EE5" w:rsidRDefault="005F35BB" w:rsidP="005F35BB">
      <w:pPr>
        <w:spacing w:before="0" w:after="0"/>
        <w:jc w:val="both"/>
        <w:rPr>
          <w:rFonts w:eastAsia="Times New Roman" w:cs="Times New Roman"/>
          <w:szCs w:val="24"/>
          <w:lang w:eastAsia="en-GB"/>
        </w:rPr>
      </w:pPr>
      <w:r w:rsidRPr="00C40EE5">
        <w:rPr>
          <w:rFonts w:eastAsia="Times New Roman" w:cs="Times New Roman"/>
          <w:szCs w:val="24"/>
        </w:rPr>
        <w:t>VALORIZE fundamentally shifts the focus of education from content mastery, which is learning and repeating facts and procedures, to professional formation, which is developing the intellectual, ethical, and social traits that make a person a good, responsible professional</w:t>
      </w:r>
      <w:r w:rsidR="005D1B45" w:rsidRPr="00C40EE5">
        <w:rPr>
          <w:rFonts w:eastAsia="Times New Roman" w:cs="Times New Roman"/>
          <w:szCs w:val="24"/>
          <w:lang w:val="en-GB" w:eastAsia="en-GB"/>
        </w:rPr>
        <w:t>.</w:t>
      </w:r>
      <w:r w:rsidRPr="00C40EE5">
        <w:rPr>
          <w:rFonts w:eastAsia="Times New Roman" w:cs="Times New Roman"/>
          <w:szCs w:val="24"/>
          <w:lang w:val="en-GB" w:eastAsia="en-GB"/>
        </w:rPr>
        <w:t xml:space="preserve"> </w:t>
      </w:r>
      <w:r w:rsidR="00C17424" w:rsidRPr="00C40EE5">
        <w:rPr>
          <w:rFonts w:eastAsia="Times New Roman" w:cs="Times New Roman"/>
          <w:szCs w:val="24"/>
          <w:lang w:eastAsia="en-GB"/>
        </w:rPr>
        <w:t>This change isn't only a change in words. It has big effects on how teachers and students are responsible for their own learning, how they teach, and how they grade. In a content-based learning model, pupils are seen as individuals who acquire knowledge. The curriculum includes things that need to be taught, and the teachers are professionals who offer that knowledge. How effectively pupils can repeat that material is how success is measured. In a professional development model, on the other hand, students are seen as future professionals who are doing real work. The curriculum includes things that happen in the workplace, and teachers act as mentors to help students grow professionally. Success is based on the ability to add value and contribute</w:t>
      </w:r>
      <w:r w:rsidR="0068543F" w:rsidRPr="00C40EE5">
        <w:rPr>
          <w:rFonts w:eastAsia="Times New Roman" w:cs="Times New Roman"/>
          <w:szCs w:val="24"/>
          <w:lang w:eastAsia="en-GB"/>
        </w:rPr>
        <w:t>.</w:t>
      </w:r>
    </w:p>
    <w:p w14:paraId="4AD2178C" w14:textId="54D5E918" w:rsidR="005D7910" w:rsidRPr="00C40EE5" w:rsidRDefault="007B5E7F" w:rsidP="005D7910">
      <w:pPr>
        <w:pStyle w:val="Heading2"/>
      </w:pPr>
      <w:r w:rsidRPr="00C40EE5">
        <w:t>Professional Simulation as Pedagogical Strategy</w:t>
      </w:r>
    </w:p>
    <w:p w14:paraId="7E6E5C7B" w14:textId="3C24BDAD" w:rsidR="005D7910" w:rsidRPr="00C40EE5" w:rsidRDefault="00C17424" w:rsidP="00C17424">
      <w:pPr>
        <w:spacing w:before="0" w:after="0"/>
        <w:jc w:val="both"/>
        <w:rPr>
          <w:rFonts w:eastAsia="Times New Roman" w:cs="Times New Roman"/>
          <w:szCs w:val="24"/>
        </w:rPr>
      </w:pPr>
      <w:r w:rsidRPr="00C40EE5">
        <w:rPr>
          <w:rFonts w:eastAsia="Times New Roman" w:cs="Times New Roman"/>
          <w:szCs w:val="24"/>
        </w:rPr>
        <w:t xml:space="preserve">The lecturer's job varies a lot. The speaker is no longer merely a "sage on the stage" who shares information. Now, they are </w:t>
      </w:r>
      <w:del w:id="96" w:author="Meliana Christianti J." w:date="2026-03-30T07:51:00Z" w16du:dateUtc="2026-03-30T00:51:00Z">
        <w:r w:rsidRPr="00C40EE5" w:rsidDel="005B71B4">
          <w:rPr>
            <w:rFonts w:eastAsia="Times New Roman" w:cs="Times New Roman"/>
            <w:szCs w:val="24"/>
          </w:rPr>
          <w:delText>a "</w:delText>
        </w:r>
      </w:del>
      <w:ins w:id="97" w:author="Meliana Christianti J." w:date="2026-03-30T07:51:00Z" w16du:dateUtc="2026-03-30T00:51:00Z">
        <w:r w:rsidR="005B71B4" w:rsidRPr="00C40EE5">
          <w:rPr>
            <w:rFonts w:eastAsia="Times New Roman" w:cs="Times New Roman"/>
            <w:szCs w:val="24"/>
          </w:rPr>
          <w:t>“</w:t>
        </w:r>
      </w:ins>
      <w:r w:rsidRPr="00C40EE5">
        <w:rPr>
          <w:rFonts w:eastAsia="Times New Roman" w:cs="Times New Roman"/>
          <w:szCs w:val="24"/>
        </w:rPr>
        <w:t xml:space="preserve">representative and role models of the profession." This isn't just a shift in words. There are real-world effects: the speaker demonstrates how to handle difficulties like a pro by stating their ideas out loud and making their unspoken knowledge evident. The teacher teaches students how to be professionals by providing them feedback that goes beyond merely being accurate and looks at aspects like how well they match with professional standards, quality, and depth. </w:t>
      </w:r>
      <w:r w:rsidRPr="00C40EE5">
        <w:rPr>
          <w:rFonts w:eastAsia="Times New Roman" w:cs="Times New Roman"/>
          <w:szCs w:val="24"/>
        </w:rPr>
        <w:br/>
        <w:t>Professional values are not only an additional feature of the VALORIZE paradigm; they are the most significant part of any learning activity. When students create control systems, they must not only improve their technical performance but also consider their impact on energy consumption, user-friendliness, and the environment. Learning sends a clear message: being good at something and being ethically responsible are two sides of the same coin</w:t>
      </w:r>
      <w:r w:rsidR="007B5E7F" w:rsidRPr="00C40EE5">
        <w:rPr>
          <w:rFonts w:eastAsia="Times New Roman" w:cs="Times New Roman"/>
          <w:szCs w:val="24"/>
          <w:lang w:val="en-GB" w:eastAsia="en-GB"/>
        </w:rPr>
        <w:t>.</w:t>
      </w:r>
    </w:p>
    <w:p w14:paraId="72D5DA75" w14:textId="50C71121" w:rsidR="007B5E7F" w:rsidRPr="00C40EE5" w:rsidRDefault="007B5E7F" w:rsidP="00AB7AD1">
      <w:pPr>
        <w:pStyle w:val="Heading2"/>
        <w:rPr>
          <w:lang w:val="en-GB"/>
        </w:rPr>
      </w:pPr>
      <w:r w:rsidRPr="00C40EE5">
        <w:rPr>
          <w:lang w:val="en-GB"/>
        </w:rPr>
        <w:t>The Knowledge Marketplace: An Economic Model for Motivation and Value Creation</w:t>
      </w:r>
    </w:p>
    <w:p w14:paraId="112AAEB9" w14:textId="0B2E38F3" w:rsidR="007B5E7F" w:rsidRPr="00C40EE5" w:rsidRDefault="005F35BB" w:rsidP="005F35BB">
      <w:pPr>
        <w:spacing w:before="0" w:after="0"/>
        <w:jc w:val="both"/>
        <w:rPr>
          <w:rFonts w:eastAsia="Times New Roman" w:cs="Times New Roman"/>
          <w:szCs w:val="24"/>
        </w:rPr>
      </w:pPr>
      <w:r w:rsidRPr="00C40EE5">
        <w:rPr>
          <w:rFonts w:eastAsia="Times New Roman" w:cs="Times New Roman"/>
          <w:szCs w:val="24"/>
        </w:rPr>
        <w:t>The knowledge map is a mental structure that helps people learn, while the Knowledge Marketplace is a social and motivating framework. This marketplace changes the way students, teachers, and knowledge interact with each other. Instead of just following rules and taking in information, they are now creating and sharing it</w:t>
      </w:r>
      <w:r w:rsidR="0068543F" w:rsidRPr="00C40EE5">
        <w:rPr>
          <w:szCs w:val="24"/>
          <w:lang w:val="en-GB"/>
        </w:rPr>
        <w:t>.</w:t>
      </w:r>
    </w:p>
    <w:p w14:paraId="2D7D9832" w14:textId="22F04FD5" w:rsidR="007B5E7F" w:rsidRPr="00C40EE5" w:rsidRDefault="005F35BB" w:rsidP="00AB7AD1">
      <w:pPr>
        <w:pStyle w:val="Heading3"/>
        <w:rPr>
          <w:lang w:val="en-GB"/>
        </w:rPr>
      </w:pPr>
      <w:r w:rsidRPr="00C40EE5">
        <w:rPr>
          <w:lang w:val="en-GB"/>
        </w:rPr>
        <w:t>How it works and why</w:t>
      </w:r>
    </w:p>
    <w:p w14:paraId="5E6C91E1" w14:textId="77777777" w:rsidR="00C17424" w:rsidRPr="00C40EE5" w:rsidRDefault="00C17424" w:rsidP="00C17424">
      <w:pPr>
        <w:jc w:val="both"/>
      </w:pPr>
      <w:r w:rsidRPr="00C40EE5">
        <w:t>The Knowledge Marketplace functions like a real marketplace. Teachers publish "learning needs" as knowledge assignments (such building a signal-system concept map), and students respond by generating high-quality artifacts, like knowledge maps or problem-solving tools. Then, students may use digital money to "buy" artifacts that match the requirements. These artifacts are enduring resources that future organizations may use to learn from and build on. This sets off a virtuous cycle: when students' effort adds value, they receive higher marks, and their classmates have access to richer learning resources.</w:t>
      </w:r>
    </w:p>
    <w:p w14:paraId="07B02B30" w14:textId="78FAEECA" w:rsidR="005F35BB" w:rsidRPr="00C40EE5" w:rsidRDefault="00C17424" w:rsidP="00C17424">
      <w:pPr>
        <w:jc w:val="both"/>
      </w:pPr>
      <w:r w:rsidRPr="00C40EE5">
        <w:t xml:space="preserve">Teachers need to ask for artifacts first. They normally put them into groups based on how hard they are to think about and the technical field. Then, students make Primitive Maps and Problem-Solving Models that are good for teaching. It takes a lot of time and thinking to become an expert at these. Next, the artifacts are evaluated to see whether they are comprehensive, clear, and in line with what experts know. People who pass the examinations may "buy" them via a tiered digital currency system. The course's Knowledge Management System releases a few artifacts. These artifacts become </w:t>
      </w:r>
      <w:r w:rsidRPr="00C40EE5">
        <w:lastRenderedPageBreak/>
        <w:t>permanent resources that present and future students may use and edit, which helps the community learn more. Lastly, pupils' final marks depend on how much money they gain by selling artifacts. This makes it clear that performing well in higher education is directly related to being able to undertake important intellectual work. It also promotes intrinsic motivation (since the activity is regarded as benefiting the community), competency via explicit feedback, and autonomy because students may pick what objects they build and how deep their labor is</w:t>
      </w:r>
      <w:r w:rsidR="005F35BB" w:rsidRPr="00C40EE5">
        <w:t>.</w:t>
      </w:r>
    </w:p>
    <w:p w14:paraId="589FD991" w14:textId="35696E11" w:rsidR="007B5E7F" w:rsidRPr="00C40EE5" w:rsidRDefault="007B5E7F" w:rsidP="00685952">
      <w:pPr>
        <w:pStyle w:val="Heading3"/>
        <w:rPr>
          <w:lang w:val="en-GB"/>
        </w:rPr>
      </w:pPr>
      <w:r w:rsidRPr="00C40EE5">
        <w:rPr>
          <w:lang w:val="en-GB"/>
        </w:rPr>
        <w:t>Gamifying Cognition: Aligning Incentives with Bloom's Taxonomy</w:t>
      </w:r>
    </w:p>
    <w:p w14:paraId="030AF1B7" w14:textId="04283D1E" w:rsidR="007B5E7F" w:rsidRPr="00C40EE5" w:rsidRDefault="005F35BB" w:rsidP="005F35BB">
      <w:pPr>
        <w:spacing w:before="0" w:after="0"/>
        <w:jc w:val="both"/>
        <w:rPr>
          <w:rFonts w:eastAsia="Times New Roman" w:cs="Times New Roman"/>
          <w:szCs w:val="24"/>
        </w:rPr>
      </w:pPr>
      <w:r w:rsidRPr="00C40EE5">
        <w:rPr>
          <w:rFonts w:eastAsia="Times New Roman" w:cs="Times New Roman"/>
          <w:szCs w:val="24"/>
        </w:rPr>
        <w:t xml:space="preserve">The Knowledge Marketplace has a tiered currency system that is meant to encourage deeper study. Each level is closely related to Bloom's Taxonomy. At the basic level (Money Points, Levels 1–2), students learn the basics by making clear and correct idea maps and systems. When students reach the application level (Gold Points, Level 3), they </w:t>
      </w:r>
      <w:r w:rsidR="00C17424" w:rsidRPr="00C40EE5">
        <w:rPr>
          <w:rFonts w:eastAsia="Times New Roman" w:cs="Times New Roman"/>
          <w:szCs w:val="24"/>
        </w:rPr>
        <w:t>must</w:t>
      </w:r>
      <w:r w:rsidRPr="00C40EE5">
        <w:rPr>
          <w:rFonts w:eastAsia="Times New Roman" w:cs="Times New Roman"/>
          <w:szCs w:val="24"/>
        </w:rPr>
        <w:t xml:space="preserve"> show how these ideas operate in actual engineering projects, such making a filter for an audio system. They look at numerous ways to solve a problem and talk about the pros and cons of each at the analysis and assessment level (Platinum Points, Levels 4–5). At the highest level (Diamond Points, Level 6), they come up with whole new ways to solve hard and messy technical problems. This tiered framework helps students who want to get the most out of their learning naturally go from memorizing to analyzing and synthesizing</w:t>
      </w:r>
      <w:r w:rsidR="007B5E7F" w:rsidRPr="00C40EE5">
        <w:rPr>
          <w:lang w:val="en-GB"/>
        </w:rPr>
        <w:t>.</w:t>
      </w:r>
    </w:p>
    <w:p w14:paraId="3BBA18C9" w14:textId="4DD33C3C" w:rsidR="007B5E7F" w:rsidRPr="00C40EE5" w:rsidRDefault="00B03296" w:rsidP="005F35BB">
      <w:pPr>
        <w:pStyle w:val="Heading2"/>
        <w:rPr>
          <w:lang w:val="en-GB"/>
        </w:rPr>
      </w:pPr>
      <w:r w:rsidRPr="00C40EE5">
        <w:rPr>
          <w:lang w:val="en-GB"/>
        </w:rPr>
        <w:t>Roles And Agency: From Consumers to Co-Designers</w:t>
      </w:r>
    </w:p>
    <w:p w14:paraId="6D55ADA2" w14:textId="508FCE52" w:rsidR="007B5E7F" w:rsidRPr="00C40EE5" w:rsidRDefault="007B5E7F" w:rsidP="005F35BB">
      <w:pPr>
        <w:pStyle w:val="Heading3"/>
        <w:rPr>
          <w:lang w:val="en-GB"/>
        </w:rPr>
      </w:pPr>
      <w:r w:rsidRPr="00C40EE5">
        <w:rPr>
          <w:lang w:val="en-GB"/>
        </w:rPr>
        <w:t xml:space="preserve">The </w:t>
      </w:r>
      <w:proofErr w:type="gramStart"/>
      <w:r w:rsidRPr="00C40EE5">
        <w:rPr>
          <w:lang w:val="en-GB"/>
        </w:rPr>
        <w:t>Student</w:t>
      </w:r>
      <w:proofErr w:type="gramEnd"/>
      <w:r w:rsidRPr="00C40EE5">
        <w:rPr>
          <w:lang w:val="en-GB"/>
        </w:rPr>
        <w:t xml:space="preserve"> as Metacognitive Agent and </w:t>
      </w:r>
      <w:r w:rsidR="005F35BB" w:rsidRPr="00C40EE5">
        <w:rPr>
          <w:lang w:val="en-GB"/>
        </w:rPr>
        <w:t>a Source of Value</w:t>
      </w:r>
    </w:p>
    <w:p w14:paraId="6F3953FA" w14:textId="58AAFDFF" w:rsidR="007B5E7F" w:rsidRPr="00C40EE5" w:rsidRDefault="00A21EE2" w:rsidP="00A21EE2">
      <w:pPr>
        <w:spacing w:before="0" w:after="0"/>
        <w:jc w:val="both"/>
        <w:rPr>
          <w:rFonts w:eastAsia="Times New Roman" w:cs="Times New Roman"/>
          <w:szCs w:val="24"/>
        </w:rPr>
      </w:pPr>
      <w:r w:rsidRPr="00C40EE5">
        <w:rPr>
          <w:rFonts w:eastAsia="Times New Roman" w:cs="Times New Roman"/>
          <w:szCs w:val="24"/>
        </w:rPr>
        <w:t>Students in VALORIZE have a significantly different role than they do in conventional classes. They don't simply passively take in information; they actively learn and add to the group's knowledge. Creating Knowledge Actively: The major role of students is to make knowledge artifacts, like Primitive and Problem-Solving Maps, that indicate they understand the material and are useful to the course community. This is not simply a section of the test; it's the most important aspect. Assessment occurs not via high-stakes tests, but through the continual evaluation of job quality. Thinking about your own thinking: Students must maintain reflective learning journals that illustrate how they are learning. Using a framework like DAR (Description What Happened; Analysis), students learn to look at their own learning, uncover gaps, and make plans on how to improve. What caused that to happen? What does it mean to reflect? Action Plan What's next? This practice improves metacognitive awareness, which is the ability to think about how your brain works. This is important for being able to adjust. Professional Practice: The framework purposefully incorporates industry-standard protocols into student projects</w:t>
      </w:r>
      <w:r w:rsidR="005F35BB" w:rsidRPr="00C40EE5">
        <w:rPr>
          <w:szCs w:val="24"/>
          <w:lang w:val="en-GB"/>
        </w:rPr>
        <w:t xml:space="preserve">. For example, students may utilize version control systems like Git or GitHub to keep track of their learning artifacts, treating the process of learning as a cycle of development. This serves two purposes: it makes a detailed record of the learning process and teaches students to the professional processes they will use in real life. </w:t>
      </w:r>
      <w:r w:rsidR="005F35BB" w:rsidRPr="00C40EE5">
        <w:rPr>
          <w:szCs w:val="24"/>
        </w:rPr>
        <w:t>Portfolio Development: Instead of only being graded on their test scores, students build a portfolio of their greatest work, which they typically share on a personal blog or professional website. This portfolio becomes a real asset that shows prospective employers what you can do and immediately helps you advance in your career.</w:t>
      </w:r>
    </w:p>
    <w:p w14:paraId="05577E55" w14:textId="63B5B6D2" w:rsidR="007B5E7F" w:rsidRPr="00C40EE5" w:rsidRDefault="007B5E7F" w:rsidP="005F35BB">
      <w:pPr>
        <w:pStyle w:val="Heading3"/>
        <w:rPr>
          <w:lang w:val="en-GB"/>
        </w:rPr>
      </w:pPr>
      <w:r w:rsidRPr="00C40EE5">
        <w:rPr>
          <w:lang w:val="en-GB"/>
        </w:rPr>
        <w:t xml:space="preserve">The Educator as Architect, Mentor, and Community </w:t>
      </w:r>
      <w:r w:rsidR="005F35BB" w:rsidRPr="00C40EE5">
        <w:rPr>
          <w:lang w:val="en-GB"/>
        </w:rPr>
        <w:t>Builder</w:t>
      </w:r>
    </w:p>
    <w:p w14:paraId="2FFF679B" w14:textId="61B86471" w:rsidR="006D11A5" w:rsidRPr="00C40EE5" w:rsidRDefault="005F35BB" w:rsidP="005F35BB">
      <w:pPr>
        <w:spacing w:before="0" w:after="0"/>
        <w:jc w:val="both"/>
        <w:rPr>
          <w:rFonts w:eastAsia="Times New Roman" w:cs="Times New Roman"/>
          <w:szCs w:val="24"/>
        </w:rPr>
      </w:pPr>
      <w:r w:rsidRPr="00C40EE5">
        <w:rPr>
          <w:rFonts w:eastAsia="Times New Roman" w:cs="Times New Roman"/>
          <w:szCs w:val="24"/>
        </w:rPr>
        <w:t xml:space="preserve">As Learning Architects, teachers plan the whole learning experience, from planning weekly activities and setting requirements for the Knowledge Marketplace to sequencing tasks to build skills over time and creating social and pedagogical conditions that help students develop their professional identity. This is complicated design job that needs a lot of thought about how people learn. AI takes care of regular tests (such giving initial feedback and automated scoring), so teachers have more time and energy to provide good advice. This mentoring is not theoretical; teachers collaborate with </w:t>
      </w:r>
      <w:r w:rsidR="00165D58" w:rsidRPr="00C40EE5">
        <w:rPr>
          <w:rFonts w:eastAsia="Times New Roman" w:cs="Times New Roman"/>
          <w:szCs w:val="24"/>
        </w:rPr>
        <w:t>students</w:t>
      </w:r>
      <w:r w:rsidRPr="00C40EE5">
        <w:rPr>
          <w:rFonts w:eastAsia="Times New Roman" w:cs="Times New Roman"/>
          <w:szCs w:val="24"/>
        </w:rPr>
        <w:t xml:space="preserve"> to show them how specialists solve difficult challenges. They ask deep questions to get students to think </w:t>
      </w:r>
      <w:r w:rsidRPr="00C40EE5">
        <w:rPr>
          <w:rFonts w:eastAsia="Times New Roman" w:cs="Times New Roman"/>
          <w:szCs w:val="24"/>
        </w:rPr>
        <w:lastRenderedPageBreak/>
        <w:t>more deeply, give them feedback that helps them progress, and help each student on their way to become a skilled and moral professional. This design uses two specialized engines that work together to provide a continuous cognitive cycle inside the intelligent engineering paradigm. Figure 1. CKMS-SE System Architecture, which shows the philosophical basis of TISE-VALORIZE, the engines PUDAL and PSKVE that run the system, and the outcomes that were measured. PUDAL engine that puts into action a cycle of constant cognitive progress. This machine is a "micro-evolutionary engine" that pushes constant improvement and change. It is also a PSKVE engine that controls and improves Shared Value Creation (SVC) by making sure that the value provided extends beyond individual learning to the creation of community assets that can be verified. The Core Engine, the AI-based PUDAL Engine for Personalized Learning, and the PSKVE Engine for managing Value Co-Creation (VCC) are the three key parts of this system</w:t>
      </w:r>
      <w:r w:rsidR="006D11A5" w:rsidRPr="00C40EE5">
        <w:rPr>
          <w:szCs w:val="24"/>
          <w:lang w:val="en-GB"/>
        </w:rPr>
        <w:t>.</w:t>
      </w:r>
    </w:p>
    <w:p w14:paraId="74A11B22" w14:textId="0BBAAD9A" w:rsidR="007B5E7F" w:rsidRPr="00C40EE5" w:rsidRDefault="006D11A5" w:rsidP="006D11A5">
      <w:pPr>
        <w:jc w:val="center"/>
        <w:rPr>
          <w:szCs w:val="24"/>
          <w:lang w:val="en-GB"/>
        </w:rPr>
      </w:pPr>
      <w:r w:rsidRPr="00C40EE5">
        <w:rPr>
          <w:noProof/>
        </w:rPr>
        <w:drawing>
          <wp:inline distT="0" distB="0" distL="0" distR="0" wp14:anchorId="13A2AE70" wp14:editId="1CCA8267">
            <wp:extent cx="6251807" cy="6000750"/>
            <wp:effectExtent l="0" t="0" r="0" b="0"/>
            <wp:docPr id="386579078" name="Picture 3"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579078" name="Picture 3" descr="A black screen with white text&#10;&#10;AI-generated content may be incorrect."/>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b="32134"/>
                    <a:stretch>
                      <a:fillRect/>
                    </a:stretch>
                  </pic:blipFill>
                  <pic:spPr bwMode="auto">
                    <a:xfrm>
                      <a:off x="0" y="0"/>
                      <a:ext cx="6297092" cy="6044216"/>
                    </a:xfrm>
                    <a:prstGeom prst="rect">
                      <a:avLst/>
                    </a:prstGeom>
                    <a:noFill/>
                    <a:ln>
                      <a:noFill/>
                    </a:ln>
                    <a:extLst>
                      <a:ext uri="{53640926-AAD7-44D8-BBD7-CCE9431645EC}">
                        <a14:shadowObscured xmlns:a14="http://schemas.microsoft.com/office/drawing/2010/main"/>
                      </a:ext>
                    </a:extLst>
                  </pic:spPr>
                </pic:pic>
              </a:graphicData>
            </a:graphic>
          </wp:inline>
        </w:drawing>
      </w:r>
    </w:p>
    <w:p w14:paraId="30BCEEDF" w14:textId="7F94B5E2" w:rsidR="00BC1A52" w:rsidRDefault="006D11A5" w:rsidP="00BC1A52">
      <w:pPr>
        <w:pStyle w:val="Caption1"/>
        <w:spacing w:before="120" w:line="240" w:lineRule="exact"/>
        <w:jc w:val="center"/>
        <w:rPr>
          <w:ins w:id="98" w:author="Meliana Christianti J." w:date="2026-03-30T11:46:00Z" w16du:dateUtc="2026-03-30T04:46:00Z"/>
          <w:b/>
          <w:bCs/>
          <w:sz w:val="18"/>
          <w:szCs w:val="22"/>
        </w:rPr>
      </w:pPr>
      <w:r w:rsidRPr="00C40EE5">
        <w:rPr>
          <w:b/>
          <w:bCs/>
          <w:sz w:val="18"/>
          <w:szCs w:val="22"/>
        </w:rPr>
        <w:t xml:space="preserve">Figure 1. CKMS-SE </w:t>
      </w:r>
      <w:r w:rsidR="006E5A96" w:rsidRPr="00C40EE5">
        <w:rPr>
          <w:b/>
          <w:bCs/>
          <w:sz w:val="18"/>
          <w:szCs w:val="22"/>
        </w:rPr>
        <w:t>Architecture</w:t>
      </w:r>
    </w:p>
    <w:p w14:paraId="6A8ABBE9" w14:textId="2DA3AA3A" w:rsidR="00C641D9" w:rsidRDefault="00D40DF2">
      <w:pPr>
        <w:jc w:val="both"/>
        <w:rPr>
          <w:ins w:id="99" w:author="Meliana Christianti J." w:date="2026-03-30T12:16:00Z" w16du:dateUtc="2026-03-30T05:16:00Z"/>
          <w:b/>
          <w:bCs/>
          <w:sz w:val="18"/>
        </w:rPr>
        <w:pPrChange w:id="100" w:author="Meliana Christianti J." w:date="2026-03-30T12:22:00Z" w16du:dateUtc="2026-03-30T05:22:00Z">
          <w:pPr>
            <w:pStyle w:val="Caption1"/>
            <w:spacing w:before="120" w:line="240" w:lineRule="exact"/>
            <w:jc w:val="center"/>
          </w:pPr>
        </w:pPrChange>
      </w:pPr>
      <w:ins w:id="101" w:author="Meliana Christianti J." w:date="2026-03-30T12:20:00Z" w16du:dateUtc="2026-03-30T05:20:00Z">
        <w:r>
          <w:rPr>
            <w:noProof/>
          </w:rPr>
          <w:lastRenderedPageBreak/>
          <w:drawing>
            <wp:anchor distT="0" distB="0" distL="114300" distR="114300" simplePos="0" relativeHeight="251658240" behindDoc="0" locked="0" layoutInCell="1" allowOverlap="1" wp14:anchorId="3A8785CB" wp14:editId="6E883BFD">
              <wp:simplePos x="0" y="0"/>
              <wp:positionH relativeFrom="margin">
                <wp:align>center</wp:align>
              </wp:positionH>
              <wp:positionV relativeFrom="paragraph">
                <wp:posOffset>526013</wp:posOffset>
              </wp:positionV>
              <wp:extent cx="2643892" cy="3807701"/>
              <wp:effectExtent l="0" t="0" r="4445" b="2540"/>
              <wp:wrapNone/>
              <wp:docPr id="11753681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1545" r="56569" b="54231"/>
                      <a:stretch>
                        <a:fillRect/>
                      </a:stretch>
                    </pic:blipFill>
                    <pic:spPr bwMode="auto">
                      <a:xfrm>
                        <a:off x="0" y="0"/>
                        <a:ext cx="2643892" cy="3807701"/>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ins>
      <w:ins w:id="102" w:author="Meliana Christianti J." w:date="2026-03-30T11:46:00Z" w16du:dateUtc="2026-03-30T04:46:00Z">
        <w:r w:rsidR="00C641D9" w:rsidRPr="00C641D9">
          <w:rPr>
            <w:highlight w:val="darkGray"/>
            <w:rPrChange w:id="103" w:author="Meliana Christianti J." w:date="2026-03-30T11:47:00Z" w16du:dateUtc="2026-03-30T04:47:00Z">
              <w:rPr/>
            </w:rPrChange>
          </w:rPr>
          <w:t>To clarify the empirical scope of the present study, Figure 2 distinguishes between the instructional inputs proposed by the framework, the theoretical mechanisms it draws upon, the performance outcome directly measured in this study, and the broader outcomes proposed for future empirical validation.</w:t>
        </w:r>
      </w:ins>
    </w:p>
    <w:p w14:paraId="178342CB" w14:textId="77777777" w:rsidR="00EE3B4E" w:rsidRDefault="00EE3B4E" w:rsidP="00BC1A52">
      <w:pPr>
        <w:pStyle w:val="Caption1"/>
        <w:spacing w:before="120" w:line="240" w:lineRule="exact"/>
        <w:jc w:val="center"/>
        <w:rPr>
          <w:ins w:id="104" w:author="Meliana Christianti J." w:date="2026-03-30T12:16:00Z" w16du:dateUtc="2026-03-30T05:16:00Z"/>
          <w:b/>
          <w:bCs/>
          <w:sz w:val="18"/>
          <w:szCs w:val="22"/>
        </w:rPr>
      </w:pPr>
    </w:p>
    <w:p w14:paraId="1AEF0F40" w14:textId="77777777" w:rsidR="00EE3B4E" w:rsidRDefault="00EE3B4E" w:rsidP="00BC1A52">
      <w:pPr>
        <w:pStyle w:val="Caption1"/>
        <w:spacing w:before="120" w:line="240" w:lineRule="exact"/>
        <w:jc w:val="center"/>
        <w:rPr>
          <w:ins w:id="105" w:author="Meliana Christianti J." w:date="2026-03-30T12:16:00Z" w16du:dateUtc="2026-03-30T05:16:00Z"/>
          <w:b/>
          <w:bCs/>
          <w:sz w:val="18"/>
          <w:szCs w:val="22"/>
        </w:rPr>
      </w:pPr>
    </w:p>
    <w:p w14:paraId="2451ABFA" w14:textId="77777777" w:rsidR="00EE3B4E" w:rsidRDefault="00EE3B4E" w:rsidP="00BC1A52">
      <w:pPr>
        <w:pStyle w:val="Caption1"/>
        <w:spacing w:before="120" w:line="240" w:lineRule="exact"/>
        <w:jc w:val="center"/>
        <w:rPr>
          <w:ins w:id="106" w:author="Meliana Christianti J." w:date="2026-03-30T12:16:00Z" w16du:dateUtc="2026-03-30T05:16:00Z"/>
          <w:b/>
          <w:bCs/>
          <w:sz w:val="18"/>
          <w:szCs w:val="22"/>
        </w:rPr>
      </w:pPr>
    </w:p>
    <w:p w14:paraId="5F86620E" w14:textId="77777777" w:rsidR="00EE3B4E" w:rsidRDefault="00EE3B4E" w:rsidP="00BC1A52">
      <w:pPr>
        <w:pStyle w:val="Caption1"/>
        <w:spacing w:before="120" w:line="240" w:lineRule="exact"/>
        <w:jc w:val="center"/>
        <w:rPr>
          <w:ins w:id="107" w:author="Meliana Christianti J." w:date="2026-03-30T12:16:00Z" w16du:dateUtc="2026-03-30T05:16:00Z"/>
          <w:b/>
          <w:bCs/>
          <w:sz w:val="18"/>
          <w:szCs w:val="22"/>
        </w:rPr>
      </w:pPr>
    </w:p>
    <w:p w14:paraId="3C827834" w14:textId="77777777" w:rsidR="00EE3B4E" w:rsidRDefault="00EE3B4E" w:rsidP="00BC1A52">
      <w:pPr>
        <w:pStyle w:val="Caption1"/>
        <w:spacing w:before="120" w:line="240" w:lineRule="exact"/>
        <w:jc w:val="center"/>
        <w:rPr>
          <w:ins w:id="108" w:author="Meliana Christianti J." w:date="2026-03-30T12:16:00Z" w16du:dateUtc="2026-03-30T05:16:00Z"/>
          <w:b/>
          <w:bCs/>
          <w:sz w:val="18"/>
          <w:szCs w:val="22"/>
        </w:rPr>
      </w:pPr>
    </w:p>
    <w:p w14:paraId="1EB12759" w14:textId="77777777" w:rsidR="00EE3B4E" w:rsidRDefault="00EE3B4E" w:rsidP="00BC1A52">
      <w:pPr>
        <w:pStyle w:val="Caption1"/>
        <w:spacing w:before="120" w:line="240" w:lineRule="exact"/>
        <w:jc w:val="center"/>
        <w:rPr>
          <w:ins w:id="109" w:author="Meliana Christianti J." w:date="2026-03-30T12:16:00Z" w16du:dateUtc="2026-03-30T05:16:00Z"/>
          <w:b/>
          <w:bCs/>
          <w:sz w:val="18"/>
          <w:szCs w:val="22"/>
        </w:rPr>
      </w:pPr>
    </w:p>
    <w:p w14:paraId="56B6C433" w14:textId="77777777" w:rsidR="00EE3B4E" w:rsidRDefault="00EE3B4E" w:rsidP="00BC1A52">
      <w:pPr>
        <w:pStyle w:val="Caption1"/>
        <w:spacing w:before="120" w:line="240" w:lineRule="exact"/>
        <w:jc w:val="center"/>
        <w:rPr>
          <w:ins w:id="110" w:author="Meliana Christianti J." w:date="2026-03-30T12:16:00Z" w16du:dateUtc="2026-03-30T05:16:00Z"/>
          <w:b/>
          <w:bCs/>
          <w:sz w:val="18"/>
          <w:szCs w:val="22"/>
        </w:rPr>
      </w:pPr>
    </w:p>
    <w:p w14:paraId="6D9CE5FA" w14:textId="77777777" w:rsidR="00EE3B4E" w:rsidRDefault="00EE3B4E" w:rsidP="00BC1A52">
      <w:pPr>
        <w:pStyle w:val="Caption1"/>
        <w:spacing w:before="120" w:line="240" w:lineRule="exact"/>
        <w:jc w:val="center"/>
        <w:rPr>
          <w:ins w:id="111" w:author="Meliana Christianti J." w:date="2026-03-30T12:16:00Z" w16du:dateUtc="2026-03-30T05:16:00Z"/>
          <w:b/>
          <w:bCs/>
          <w:sz w:val="18"/>
          <w:szCs w:val="22"/>
        </w:rPr>
      </w:pPr>
    </w:p>
    <w:p w14:paraId="6FD723C4" w14:textId="77777777" w:rsidR="00EE3B4E" w:rsidRDefault="00EE3B4E" w:rsidP="00BC1A52">
      <w:pPr>
        <w:pStyle w:val="Caption1"/>
        <w:spacing w:before="120" w:line="240" w:lineRule="exact"/>
        <w:jc w:val="center"/>
        <w:rPr>
          <w:ins w:id="112" w:author="Meliana Christianti J." w:date="2026-03-30T12:16:00Z" w16du:dateUtc="2026-03-30T05:16:00Z"/>
          <w:b/>
          <w:bCs/>
          <w:sz w:val="18"/>
          <w:szCs w:val="22"/>
        </w:rPr>
      </w:pPr>
    </w:p>
    <w:p w14:paraId="0CFE6514" w14:textId="77777777" w:rsidR="00EE3B4E" w:rsidRDefault="00EE3B4E" w:rsidP="00BC1A52">
      <w:pPr>
        <w:pStyle w:val="Caption1"/>
        <w:spacing w:before="120" w:line="240" w:lineRule="exact"/>
        <w:jc w:val="center"/>
        <w:rPr>
          <w:ins w:id="113" w:author="Meliana Christianti J." w:date="2026-03-30T12:14:00Z" w16du:dateUtc="2026-03-30T05:14:00Z"/>
          <w:b/>
          <w:bCs/>
          <w:sz w:val="18"/>
          <w:szCs w:val="22"/>
        </w:rPr>
      </w:pPr>
    </w:p>
    <w:p w14:paraId="1E7D675C" w14:textId="77777777" w:rsidR="00D40DF2" w:rsidRDefault="00D40DF2" w:rsidP="00BC1A52">
      <w:pPr>
        <w:pStyle w:val="Caption1"/>
        <w:spacing w:before="120" w:line="240" w:lineRule="exact"/>
        <w:jc w:val="center"/>
        <w:rPr>
          <w:ins w:id="114" w:author="Meliana Christianti J." w:date="2026-03-30T12:21:00Z" w16du:dateUtc="2026-03-30T05:21:00Z"/>
          <w:b/>
          <w:bCs/>
          <w:sz w:val="18"/>
          <w:szCs w:val="22"/>
        </w:rPr>
      </w:pPr>
    </w:p>
    <w:p w14:paraId="34FE213C" w14:textId="4D610804" w:rsidR="00EE3B4E" w:rsidRDefault="00EE3B4E" w:rsidP="00BC1A52">
      <w:pPr>
        <w:pStyle w:val="Caption1"/>
        <w:spacing w:before="120" w:line="240" w:lineRule="exact"/>
        <w:jc w:val="center"/>
        <w:rPr>
          <w:ins w:id="115" w:author="Meliana Christianti J." w:date="2026-03-30T11:44:00Z" w16du:dateUtc="2026-03-30T04:44:00Z"/>
          <w:b/>
          <w:bCs/>
          <w:sz w:val="18"/>
          <w:szCs w:val="22"/>
        </w:rPr>
      </w:pPr>
      <w:ins w:id="116" w:author="Meliana Christianti J." w:date="2026-03-30T12:15:00Z" w16du:dateUtc="2026-03-30T05:15:00Z">
        <w:r>
          <w:rPr>
            <w:noProof/>
          </w:rPr>
          <w:drawing>
            <wp:inline distT="0" distB="0" distL="0" distR="0" wp14:anchorId="5672399B" wp14:editId="641011CC">
              <wp:extent cx="2748915" cy="3889093"/>
              <wp:effectExtent l="0" t="0" r="0" b="0"/>
              <wp:docPr id="12276708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18545" r="54889" b="36298"/>
                      <a:stretch>
                        <a:fillRect/>
                      </a:stretch>
                    </pic:blipFill>
                    <pic:spPr bwMode="auto">
                      <a:xfrm>
                        <a:off x="0" y="0"/>
                        <a:ext cx="2749126" cy="3889392"/>
                      </a:xfrm>
                      <a:prstGeom prst="rect">
                        <a:avLst/>
                      </a:prstGeom>
                      <a:noFill/>
                      <a:ln>
                        <a:noFill/>
                      </a:ln>
                      <a:extLst>
                        <a:ext uri="{53640926-AAD7-44D8-BBD7-CCE9431645EC}">
                          <a14:shadowObscured xmlns:a14="http://schemas.microsoft.com/office/drawing/2010/main"/>
                        </a:ext>
                      </a:extLst>
                    </pic:spPr>
                  </pic:pic>
                </a:graphicData>
              </a:graphic>
            </wp:inline>
          </w:drawing>
        </w:r>
      </w:ins>
    </w:p>
    <w:p w14:paraId="74135D25" w14:textId="080E6944" w:rsidR="00C641D9" w:rsidRPr="00C40EE5" w:rsidRDefault="00C641D9" w:rsidP="00C641D9">
      <w:pPr>
        <w:pStyle w:val="Caption1"/>
        <w:spacing w:before="120" w:line="240" w:lineRule="exact"/>
        <w:jc w:val="center"/>
        <w:rPr>
          <w:b/>
          <w:bCs/>
          <w:sz w:val="18"/>
          <w:szCs w:val="22"/>
        </w:rPr>
      </w:pPr>
      <w:ins w:id="117" w:author="Meliana Christianti J." w:date="2026-03-30T11:44:00Z" w16du:dateUtc="2026-03-30T04:44:00Z">
        <w:r w:rsidRPr="00C40EE5">
          <w:rPr>
            <w:b/>
            <w:bCs/>
            <w:sz w:val="18"/>
            <w:szCs w:val="22"/>
          </w:rPr>
          <w:t xml:space="preserve">Figure </w:t>
        </w:r>
        <w:r>
          <w:rPr>
            <w:b/>
            <w:bCs/>
            <w:sz w:val="18"/>
            <w:szCs w:val="22"/>
          </w:rPr>
          <w:t>2</w:t>
        </w:r>
        <w:r w:rsidRPr="00C40EE5">
          <w:rPr>
            <w:b/>
            <w:bCs/>
            <w:sz w:val="18"/>
            <w:szCs w:val="22"/>
          </w:rPr>
          <w:t>. C</w:t>
        </w:r>
        <w:r>
          <w:rPr>
            <w:b/>
            <w:bCs/>
            <w:sz w:val="18"/>
            <w:szCs w:val="22"/>
          </w:rPr>
          <w:t xml:space="preserve">onceptual scope of the TISE-VALORIZE framework in the </w:t>
        </w:r>
      </w:ins>
      <w:ins w:id="118" w:author="Meliana Christianti J." w:date="2026-03-30T11:45:00Z" w16du:dateUtc="2026-03-30T04:45:00Z">
        <w:r>
          <w:rPr>
            <w:b/>
            <w:bCs/>
            <w:sz w:val="18"/>
            <w:szCs w:val="22"/>
          </w:rPr>
          <w:t>present study</w:t>
        </w:r>
      </w:ins>
    </w:p>
    <w:p w14:paraId="5226B41C" w14:textId="2BFFF5C2" w:rsidR="003C7C52" w:rsidRPr="00C40EE5" w:rsidRDefault="003C7C52" w:rsidP="006B1F32">
      <w:pPr>
        <w:pStyle w:val="Heading1"/>
        <w:rPr>
          <w:lang w:val="en-GB"/>
        </w:rPr>
      </w:pPr>
      <w:r w:rsidRPr="00C40EE5">
        <w:rPr>
          <w:lang w:val="en-GB"/>
        </w:rPr>
        <w:t>Preliminary Empirical Validation</w:t>
      </w:r>
    </w:p>
    <w:p w14:paraId="54919313" w14:textId="7919AB1D" w:rsidR="005F35BB" w:rsidRDefault="00415391" w:rsidP="005F35BB">
      <w:pPr>
        <w:pStyle w:val="Heading2"/>
        <w:rPr>
          <w:ins w:id="119" w:author="Meliana Christianti J." w:date="2026-03-30T11:17:00Z" w16du:dateUtc="2026-03-30T04:17:00Z"/>
        </w:rPr>
      </w:pPr>
      <w:ins w:id="120" w:author="Meliana Christianti J." w:date="2026-03-30T11:16:00Z" w16du:dateUtc="2026-03-30T04:16:00Z">
        <w:r>
          <w:t xml:space="preserve">Study </w:t>
        </w:r>
      </w:ins>
      <w:r w:rsidR="005F35BB" w:rsidRPr="00C40EE5">
        <w:t xml:space="preserve">Design </w:t>
      </w:r>
      <w:del w:id="121" w:author="Meliana Christianti J." w:date="2026-03-30T11:16:00Z" w16du:dateUtc="2026-03-30T04:16:00Z">
        <w:r w:rsidR="005F35BB" w:rsidRPr="00C40EE5" w:rsidDel="00415391">
          <w:delText>and Context of the Study</w:delText>
        </w:r>
      </w:del>
    </w:p>
    <w:p w14:paraId="5D06EAA0" w14:textId="0637322C" w:rsidR="00415391" w:rsidRPr="00415391" w:rsidRDefault="00415391">
      <w:pPr>
        <w:jc w:val="both"/>
        <w:pPrChange w:id="122" w:author="Meliana Christianti J." w:date="2026-03-30T11:17:00Z" w16du:dateUtc="2026-03-30T04:17:00Z">
          <w:pPr>
            <w:pStyle w:val="Heading2"/>
          </w:pPr>
        </w:pPrChange>
      </w:pPr>
      <w:ins w:id="123" w:author="Meliana Christianti J." w:date="2026-03-30T11:17:00Z">
        <w:r w:rsidRPr="00415391">
          <w:rPr>
            <w:highlight w:val="darkGray"/>
            <w:rPrChange w:id="124" w:author="Meliana Christianti J." w:date="2026-03-30T11:20:00Z" w16du:dateUtc="2026-03-30T04:20:00Z">
              <w:rPr>
                <w:b w:val="0"/>
              </w:rPr>
            </w:rPrChange>
          </w:rPr>
          <w:t xml:space="preserve">The empirical component of this paper employed a </w:t>
        </w:r>
        <w:proofErr w:type="gramStart"/>
        <w:r w:rsidRPr="00415391">
          <w:rPr>
            <w:highlight w:val="darkGray"/>
            <w:rPrChange w:id="125" w:author="Meliana Christianti J." w:date="2026-03-30T11:20:00Z" w16du:dateUtc="2026-03-30T04:20:00Z">
              <w:rPr>
                <w:b w:val="0"/>
              </w:rPr>
            </w:rPrChange>
          </w:rPr>
          <w:t>posttest</w:t>
        </w:r>
        <w:proofErr w:type="gramEnd"/>
        <w:r w:rsidRPr="00415391">
          <w:rPr>
            <w:highlight w:val="darkGray"/>
            <w:rPrChange w:id="126" w:author="Meliana Christianti J." w:date="2026-03-30T11:20:00Z" w16du:dateUtc="2026-03-30T04:20:00Z">
              <w:rPr>
                <w:b w:val="0"/>
              </w:rPr>
            </w:rPrChange>
          </w:rPr>
          <w:t>-only quasi-experimental design with non-equivalent cross-cohort groups. Random assignment was not feasible because the intervention was implemented in naturally occurring course cohorts across different semesters. Accordingly, the findings should be interpreted as preliminary comparative evidence rather than causal proof.</w:t>
        </w:r>
      </w:ins>
    </w:p>
    <w:p w14:paraId="6C56AA82" w14:textId="17C82071" w:rsidR="003C7C52" w:rsidDel="00415391" w:rsidRDefault="00415391">
      <w:pPr>
        <w:pStyle w:val="Heading2"/>
        <w:rPr>
          <w:del w:id="127" w:author="Meliana Christianti J." w:date="2026-03-30T01:10:00Z" w16du:dateUtc="2026-03-29T18:10:00Z"/>
        </w:rPr>
        <w:pPrChange w:id="128" w:author="Meliana Christianti J." w:date="2026-03-30T11:17:00Z" w16du:dateUtc="2026-03-30T04:17:00Z">
          <w:pPr>
            <w:spacing w:before="0" w:after="0"/>
            <w:jc w:val="both"/>
          </w:pPr>
        </w:pPrChange>
      </w:pPr>
      <w:ins w:id="129" w:author="Meliana Christianti J." w:date="2026-03-30T11:17:00Z" w16du:dateUtc="2026-03-30T04:17:00Z">
        <w:r>
          <w:t>Participants and Context</w:t>
        </w:r>
      </w:ins>
      <w:del w:id="130" w:author="Meliana Christianti J." w:date="2026-03-30T01:10:00Z" w16du:dateUtc="2026-03-29T18:10:00Z">
        <w:r w:rsidR="005F35BB" w:rsidRPr="004A7545" w:rsidDel="00C440D9">
          <w:rPr>
            <w:highlight w:val="lightGray"/>
            <w:rPrChange w:id="131" w:author="Meliana Christianti J." w:date="2026-03-30T03:31:00Z" w16du:dateUtc="2026-03-29T20:31:00Z">
              <w:rPr>
                <w:rFonts w:eastAsia="Times New Roman" w:cs="Times New Roman"/>
                <w:szCs w:val="24"/>
              </w:rPr>
            </w:rPrChange>
          </w:rPr>
          <w:delText>A preliminary application of the TISE-VALORIZE framework was executed with three cohorts of undergraduate engineering students</w:delText>
        </w:r>
        <w:r w:rsidR="003C7C52" w:rsidRPr="004A7545" w:rsidDel="00C440D9">
          <w:rPr>
            <w:highlight w:val="lightGray"/>
            <w:rPrChange w:id="132" w:author="Meliana Christianti J." w:date="2026-03-30T03:31:00Z" w16du:dateUtc="2026-03-29T20:31:00Z">
              <w:rPr/>
            </w:rPrChange>
          </w:rPr>
          <w:delText>:</w:delText>
        </w:r>
      </w:del>
    </w:p>
    <w:p w14:paraId="6BEC7DEA" w14:textId="77777777" w:rsidR="00415391" w:rsidRPr="00C40EE5" w:rsidRDefault="00415391">
      <w:pPr>
        <w:pStyle w:val="Heading2"/>
        <w:rPr>
          <w:ins w:id="133" w:author="Meliana Christianti J." w:date="2026-03-30T11:17:00Z" w16du:dateUtc="2026-03-30T04:17:00Z"/>
        </w:rPr>
        <w:pPrChange w:id="134" w:author="Meliana Christianti J." w:date="2026-03-30T11:17:00Z" w16du:dateUtc="2026-03-30T04:17:00Z">
          <w:pPr>
            <w:spacing w:before="0" w:after="0"/>
            <w:jc w:val="both"/>
          </w:pPr>
        </w:pPrChange>
      </w:pPr>
    </w:p>
    <w:p w14:paraId="34BFA7CD" w14:textId="5265D1B3" w:rsidR="00415391" w:rsidRPr="00415391" w:rsidRDefault="00415391">
      <w:pPr>
        <w:pStyle w:val="NormalWeb"/>
        <w:jc w:val="both"/>
        <w:rPr>
          <w:ins w:id="135" w:author="Meliana Christianti J." w:date="2026-03-30T11:18:00Z" w16du:dateUtc="2026-03-30T04:18:00Z"/>
          <w:highlight w:val="darkGray"/>
          <w:rPrChange w:id="136" w:author="Meliana Christianti J." w:date="2026-03-30T11:20:00Z" w16du:dateUtc="2026-03-30T04:20:00Z">
            <w:rPr>
              <w:ins w:id="137" w:author="Meliana Christianti J." w:date="2026-03-30T11:18:00Z" w16du:dateUtc="2026-03-30T04:18:00Z"/>
            </w:rPr>
          </w:rPrChange>
        </w:rPr>
        <w:pPrChange w:id="138" w:author="Meliana Christianti J." w:date="2026-03-30T11:18:00Z" w16du:dateUtc="2026-03-30T04:18:00Z">
          <w:pPr>
            <w:pStyle w:val="NormalWeb"/>
          </w:pPr>
        </w:pPrChange>
      </w:pPr>
      <w:ins w:id="139" w:author="Meliana Christianti J." w:date="2026-03-30T11:18:00Z" w16du:dateUtc="2026-03-30T04:18:00Z">
        <w:r w:rsidRPr="00415391">
          <w:rPr>
            <w:highlight w:val="darkGray"/>
            <w:rPrChange w:id="140" w:author="Meliana Christianti J." w:date="2026-03-30T11:20:00Z" w16du:dateUtc="2026-03-30T04:20:00Z">
              <w:rPr/>
            </w:rPrChange>
          </w:rPr>
          <w:t>The study involved three cohorts of undergraduate engineering students enrolled in the same course context across different semesters. Control Group 1 (C1) consisted of 42 students from the even semester of 2023/2024 and received conventional instruction. Control Group 2 (C2) consisted of 43 students from the odd semester of 2024/2025 and received conventional instruction. The intervention group (E) consisted of 53 students from the odd semester of 2025/2026 and received instruction using the TISE-VALORIZE framework.</w:t>
        </w:r>
      </w:ins>
    </w:p>
    <w:p w14:paraId="37952DCD" w14:textId="77777777" w:rsidR="00415391" w:rsidRDefault="00415391" w:rsidP="00415391">
      <w:pPr>
        <w:pStyle w:val="NormalWeb"/>
        <w:jc w:val="both"/>
        <w:rPr>
          <w:ins w:id="141" w:author="Meliana Christianti J." w:date="2026-03-30T11:18:00Z" w16du:dateUtc="2026-03-30T04:18:00Z"/>
        </w:rPr>
      </w:pPr>
      <w:ins w:id="142" w:author="Meliana Christianti J." w:date="2026-03-30T11:18:00Z" w16du:dateUtc="2026-03-30T04:18:00Z">
        <w:r w:rsidRPr="00415391">
          <w:rPr>
            <w:highlight w:val="darkGray"/>
            <w:rPrChange w:id="143" w:author="Meliana Christianti J." w:date="2026-03-30T11:20:00Z" w16du:dateUtc="2026-03-30T04:20:00Z">
              <w:rPr/>
            </w:rPrChange>
          </w:rPr>
          <w:t>Demographic variables such as age, prior achievement, and access to technology were not systematically collected in a form suitable for retrospective controlled analysis. This limits the extent to which cohort differences can be ruled out statistically and is acknowledged as a limitation of the present study.</w:t>
        </w:r>
      </w:ins>
    </w:p>
    <w:p w14:paraId="4A46DD15" w14:textId="48B6D3D3" w:rsidR="00415391" w:rsidRDefault="00415391">
      <w:pPr>
        <w:pStyle w:val="Heading2"/>
        <w:rPr>
          <w:ins w:id="144" w:author="Meliana Christianti J." w:date="2026-03-30T11:18:00Z" w16du:dateUtc="2026-03-30T04:18:00Z"/>
        </w:rPr>
        <w:pPrChange w:id="145" w:author="Meliana Christianti J." w:date="2026-03-30T11:18:00Z" w16du:dateUtc="2026-03-30T04:18:00Z">
          <w:pPr>
            <w:pStyle w:val="NormalWeb"/>
          </w:pPr>
        </w:pPrChange>
      </w:pPr>
      <w:ins w:id="146" w:author="Meliana Christianti J." w:date="2026-03-30T11:18:00Z" w16du:dateUtc="2026-03-30T04:18:00Z">
        <w:r>
          <w:lastRenderedPageBreak/>
          <w:t>Assessment and Rubric</w:t>
        </w:r>
      </w:ins>
    </w:p>
    <w:p w14:paraId="73C011B9" w14:textId="77777777" w:rsidR="00415391" w:rsidRPr="00415391" w:rsidRDefault="00415391">
      <w:pPr>
        <w:pStyle w:val="NormalWeb"/>
        <w:jc w:val="both"/>
        <w:rPr>
          <w:ins w:id="147" w:author="Meliana Christianti J." w:date="2026-03-30T11:19:00Z" w16du:dateUtc="2026-03-30T04:19:00Z"/>
          <w:highlight w:val="darkGray"/>
          <w:rPrChange w:id="148" w:author="Meliana Christianti J." w:date="2026-03-30T11:20:00Z" w16du:dateUtc="2026-03-30T04:20:00Z">
            <w:rPr>
              <w:ins w:id="149" w:author="Meliana Christianti J." w:date="2026-03-30T11:19:00Z" w16du:dateUtc="2026-03-30T04:19:00Z"/>
            </w:rPr>
          </w:rPrChange>
        </w:rPr>
        <w:pPrChange w:id="150" w:author="Meliana Christianti J." w:date="2026-03-30T11:19:00Z" w16du:dateUtc="2026-03-30T04:19:00Z">
          <w:pPr>
            <w:pStyle w:val="NormalWeb"/>
          </w:pPr>
        </w:pPrChange>
      </w:pPr>
      <w:ins w:id="151" w:author="Meliana Christianti J." w:date="2026-03-30T11:19:00Z" w16du:dateUtc="2026-03-30T04:19:00Z">
        <w:r w:rsidRPr="00415391">
          <w:rPr>
            <w:highlight w:val="darkGray"/>
            <w:rPrChange w:id="152" w:author="Meliana Christianti J." w:date="2026-03-30T11:20:00Z" w16du:dateUtc="2026-03-30T04:20:00Z">
              <w:rPr/>
            </w:rPrChange>
          </w:rPr>
          <w:t>Student performance was evaluated through Structured Academic Activities using the same Bloom’s Taxonomy-aligned rubric across all cohorts. The rubric emphasized conceptual clarity, mapping linkages, procedural reasoning, and integrated synthesis consistent with the expected quality of engineering problem solving. The assessed artefacts included Primitive Knowledge Maps, Problem-Solving Maps, and integrated synthesis artefacts.</w:t>
        </w:r>
      </w:ins>
    </w:p>
    <w:p w14:paraId="2A74C944" w14:textId="77777777" w:rsidR="00415391" w:rsidRDefault="00415391">
      <w:pPr>
        <w:pStyle w:val="NormalWeb"/>
        <w:jc w:val="both"/>
        <w:rPr>
          <w:ins w:id="153" w:author="Meliana Christianti J." w:date="2026-03-30T11:19:00Z" w16du:dateUtc="2026-03-30T04:19:00Z"/>
        </w:rPr>
        <w:pPrChange w:id="154" w:author="Meliana Christianti J." w:date="2026-03-30T11:19:00Z" w16du:dateUtc="2026-03-30T04:19:00Z">
          <w:pPr>
            <w:pStyle w:val="NormalWeb"/>
          </w:pPr>
        </w:pPrChange>
      </w:pPr>
      <w:ins w:id="155" w:author="Meliana Christianti J." w:date="2026-03-30T11:19:00Z" w16du:dateUtc="2026-03-30T04:19:00Z">
        <w:r w:rsidRPr="00415391">
          <w:rPr>
            <w:highlight w:val="darkGray"/>
            <w:rPrChange w:id="156" w:author="Meliana Christianti J." w:date="2026-03-30T11:20:00Z" w16du:dateUtc="2026-03-30T04:20:00Z">
              <w:rPr/>
            </w:rPrChange>
          </w:rPr>
          <w:t>Formal psychometric validation and inter-rater reliability statistics for the rubric were not calculated retrospectively in the present study. Therefore, the rubric should be understood as a common instructional assessment instrument rather than a fully validated research-scale measure. This limitation is acknowledged explicitly in the manuscript.</w:t>
        </w:r>
      </w:ins>
    </w:p>
    <w:p w14:paraId="1A1E359B" w14:textId="72D72728" w:rsidR="003C7C52" w:rsidDel="00415391" w:rsidRDefault="00415391">
      <w:pPr>
        <w:pStyle w:val="Heading2"/>
        <w:rPr>
          <w:del w:id="157" w:author="Meliana Christianti J." w:date="2026-03-30T11:17:00Z" w16du:dateUtc="2026-03-30T04:17:00Z"/>
        </w:rPr>
      </w:pPr>
      <w:ins w:id="158" w:author="Meliana Christianti J." w:date="2026-03-30T11:19:00Z" w16du:dateUtc="2026-03-30T04:19:00Z">
        <w:r>
          <w:t>Statistical Analysis</w:t>
        </w:r>
      </w:ins>
      <w:del w:id="159" w:author="Meliana Christianti J." w:date="2026-03-30T11:17:00Z" w16du:dateUtc="2026-03-30T04:17:00Z">
        <w:r w:rsidR="003C7C52" w:rsidRPr="00C40EE5" w:rsidDel="00415391">
          <w:delText>Control Group 1 (C1): 42 students, Even Semester 2023/2024, conventional instruction</w:delText>
        </w:r>
      </w:del>
    </w:p>
    <w:p w14:paraId="0C2C6532" w14:textId="77777777" w:rsidR="00415391" w:rsidRPr="00415391" w:rsidRDefault="00415391">
      <w:pPr>
        <w:pStyle w:val="Heading2"/>
        <w:rPr>
          <w:ins w:id="160" w:author="Meliana Christianti J." w:date="2026-03-30T11:18:00Z" w16du:dateUtc="2026-03-30T04:18:00Z"/>
        </w:rPr>
        <w:pPrChange w:id="161" w:author="Meliana Christianti J." w:date="2026-03-30T11:19:00Z" w16du:dateUtc="2026-03-30T04:19:00Z">
          <w:pPr>
            <w:pStyle w:val="NormalWeb"/>
            <w:numPr>
              <w:numId w:val="46"/>
            </w:numPr>
            <w:ind w:left="720" w:hanging="360"/>
            <w:jc w:val="both"/>
          </w:pPr>
        </w:pPrChange>
      </w:pPr>
    </w:p>
    <w:p w14:paraId="127565E9" w14:textId="485AAF92" w:rsidR="003C7C52" w:rsidDel="00415391" w:rsidRDefault="00415391">
      <w:pPr>
        <w:pStyle w:val="Heading2"/>
        <w:jc w:val="both"/>
        <w:rPr>
          <w:del w:id="162" w:author="Meliana Christianti J." w:date="2026-03-30T11:17:00Z" w16du:dateUtc="2026-03-30T04:17:00Z"/>
        </w:rPr>
        <w:pPrChange w:id="163" w:author="Meliana Christianti J." w:date="2026-03-30T11:19:00Z" w16du:dateUtc="2026-03-30T04:19:00Z">
          <w:pPr>
            <w:pStyle w:val="Heading2"/>
          </w:pPr>
        </w:pPrChange>
      </w:pPr>
      <w:ins w:id="164" w:author="Meliana Christianti J." w:date="2026-03-30T11:19:00Z">
        <w:r w:rsidRPr="00415391">
          <w:rPr>
            <w:b w:val="0"/>
            <w:highlight w:val="darkGray"/>
            <w:rPrChange w:id="165" w:author="Meliana Christianti J." w:date="2026-03-30T11:20:00Z" w16du:dateUtc="2026-03-30T04:20:00Z">
              <w:rPr>
                <w:b w:val="0"/>
              </w:rPr>
            </w:rPrChange>
          </w:rPr>
          <w:t>The analysis included descriptive statistics, one-way ANOVA, Tukey’s Honestly Significant Difference (HSD) post-hoc comparisons, Levene’s test for homogeneity of variances, and Cohen’s d for pairwise effect size interpretation. Because no pretest or baseline covariates were collected, ANCOVA could not be applied. Likewise, direct measures of cognitive load, intrinsic motivation, professional identity, and transfer were not available in the present dataset.</w:t>
        </w:r>
        <w:r w:rsidRPr="00415391" w:rsidDel="00415391">
          <w:rPr>
            <w:b w:val="0"/>
            <w:highlight w:val="darkGray"/>
            <w:rPrChange w:id="166" w:author="Meliana Christianti J." w:date="2026-03-30T11:20:00Z" w16du:dateUtc="2026-03-30T04:20:00Z">
              <w:rPr>
                <w:b w:val="0"/>
              </w:rPr>
            </w:rPrChange>
          </w:rPr>
          <w:t xml:space="preserve"> </w:t>
        </w:r>
      </w:ins>
      <w:del w:id="167" w:author="Meliana Christianti J." w:date="2026-03-30T11:17:00Z" w16du:dateUtc="2026-03-30T04:17:00Z">
        <w:r w:rsidR="003C7C52" w:rsidRPr="00415391" w:rsidDel="00415391">
          <w:rPr>
            <w:b w:val="0"/>
            <w:highlight w:val="darkGray"/>
            <w:rPrChange w:id="168" w:author="Meliana Christianti J." w:date="2026-03-30T11:20:00Z" w16du:dateUtc="2026-03-30T04:20:00Z">
              <w:rPr>
                <w:b w:val="0"/>
              </w:rPr>
            </w:rPrChange>
          </w:rPr>
          <w:delText>Control Group 2 (C2): 43 students, Odd Semester 2024/2025, conventional instruction</w:delText>
        </w:r>
      </w:del>
    </w:p>
    <w:p w14:paraId="7727E0D5" w14:textId="77777777" w:rsidR="00415391" w:rsidRPr="00415391" w:rsidRDefault="00415391">
      <w:pPr>
        <w:jc w:val="both"/>
        <w:rPr>
          <w:ins w:id="169" w:author="Meliana Christianti J." w:date="2026-03-30T11:19:00Z" w16du:dateUtc="2026-03-30T04:19:00Z"/>
        </w:rPr>
        <w:pPrChange w:id="170" w:author="Meliana Christianti J." w:date="2026-03-30T11:19:00Z" w16du:dateUtc="2026-03-30T04:19:00Z">
          <w:pPr>
            <w:pStyle w:val="NormalWeb"/>
            <w:numPr>
              <w:numId w:val="46"/>
            </w:numPr>
            <w:ind w:left="720" w:hanging="360"/>
            <w:jc w:val="both"/>
          </w:pPr>
        </w:pPrChange>
      </w:pPr>
    </w:p>
    <w:p w14:paraId="494A71C2" w14:textId="7F4D60C0" w:rsidR="003C7C52" w:rsidRPr="00C40EE5" w:rsidDel="00415391" w:rsidRDefault="003C7C52" w:rsidP="005F35BB">
      <w:pPr>
        <w:pStyle w:val="NormalWeb"/>
        <w:numPr>
          <w:ilvl w:val="0"/>
          <w:numId w:val="46"/>
        </w:numPr>
        <w:jc w:val="both"/>
        <w:rPr>
          <w:del w:id="171" w:author="Meliana Christianti J." w:date="2026-03-30T11:17:00Z" w16du:dateUtc="2026-03-30T04:17:00Z"/>
        </w:rPr>
      </w:pPr>
      <w:del w:id="172" w:author="Meliana Christianti J." w:date="2026-03-30T11:17:00Z" w16du:dateUtc="2026-03-30T04:17:00Z">
        <w:r w:rsidRPr="00C40EE5" w:rsidDel="00415391">
          <w:delText xml:space="preserve">Experiment Group (E): 53 students, Odd Semester 2025/2026, </w:delText>
        </w:r>
        <w:r w:rsidR="005F35BB" w:rsidRPr="00C40EE5" w:rsidDel="00415391">
          <w:delText>deployment of the TISE-VALORIZE framework</w:delText>
        </w:r>
      </w:del>
    </w:p>
    <w:p w14:paraId="3D2D2BE2" w14:textId="0617F71B" w:rsidR="003C7C52" w:rsidRPr="00C40EE5" w:rsidDel="00415391" w:rsidRDefault="005F35BB" w:rsidP="005F35BB">
      <w:pPr>
        <w:spacing w:before="0" w:after="0"/>
        <w:jc w:val="both"/>
        <w:rPr>
          <w:del w:id="173" w:author="Meliana Christianti J." w:date="2026-03-30T11:17:00Z" w16du:dateUtc="2026-03-30T04:17:00Z"/>
          <w:rFonts w:eastAsia="Times New Roman"/>
        </w:rPr>
      </w:pPr>
      <w:del w:id="174" w:author="Meliana Christianti J." w:date="2026-03-30T11:17:00Z" w16du:dateUtc="2026-03-30T04:17:00Z">
        <w:r w:rsidRPr="00C40EE5" w:rsidDel="00415391">
          <w:rPr>
            <w:rFonts w:eastAsia="Times New Roman"/>
          </w:rPr>
          <w:delText xml:space="preserve">Structured Academic Activities were used to grade all groups. </w:delText>
        </w:r>
        <w:r w:rsidR="00A21EE2" w:rsidRPr="00C40EE5" w:rsidDel="00415391">
          <w:rPr>
            <w:rFonts w:eastAsia="Times New Roman"/>
          </w:rPr>
          <w:delText>The grades were based on the same rubrics that were based on Bloom's Taxonomy, which had levels for remembering and creating. The artifacts that were looked at were Primitive Knowledge Maps (declarative schemas), Problem-Solving Maps (procedural expertise), and integrated syntheses that showed how to use and analyze information. The rubric criteria underlined the necessity for clear ideas, mapping linkages, and smart ways to solve problems that are in accordance with how professionals do things</w:delText>
        </w:r>
        <w:r w:rsidR="00124B6E" w:rsidRPr="00C40EE5" w:rsidDel="00415391">
          <w:delText>.</w:delText>
        </w:r>
      </w:del>
    </w:p>
    <w:p w14:paraId="00FA80DB" w14:textId="1D15836F" w:rsidR="003C7C52" w:rsidRPr="00C40EE5" w:rsidRDefault="003C7C52" w:rsidP="003C7C52">
      <w:pPr>
        <w:pStyle w:val="Heading2"/>
      </w:pPr>
      <w:r w:rsidRPr="00C40EE5">
        <w:t>Results</w:t>
      </w:r>
    </w:p>
    <w:p w14:paraId="26C0FC29" w14:textId="16C433A6" w:rsidR="00124B6E" w:rsidRPr="00C40EE5" w:rsidRDefault="008C6823" w:rsidP="00124B6E">
      <w:pPr>
        <w:pStyle w:val="NormalWeb"/>
        <w:jc w:val="both"/>
      </w:pPr>
      <w:ins w:id="175" w:author="Meliana Christianti J." w:date="2026-03-30T11:23:00Z">
        <w:r w:rsidRPr="008C6823">
          <w:rPr>
            <w:highlight w:val="darkGray"/>
            <w:rPrChange w:id="176" w:author="Meliana Christianti J." w:date="2026-03-30T11:23:00Z" w16du:dateUtc="2026-03-30T04:23:00Z">
              <w:rPr/>
            </w:rPrChange>
          </w:rPr>
          <w:t>The intervention group showed higher mean performance (M = 94.98, SD = 7.21) than Control 1 (M = 88.70, SD = 18.33) and Control 2 (M = 86.54, SD = 17.05). The intervention group also showed substantially lower variance (Var = 52.01) than both control groups (C1: Var = 335.78; C2: Var = 290.98). These descriptive statistics indicate higher mean scores and lower score dispersion in the intervention group relative to both control groups.</w:t>
        </w:r>
      </w:ins>
      <w:del w:id="177" w:author="Meliana Christianti J." w:date="2026-03-30T11:23:00Z" w16du:dateUtc="2026-03-30T04:23:00Z">
        <w:r w:rsidR="00124B6E" w:rsidRPr="008C6823" w:rsidDel="008C6823">
          <w:rPr>
            <w:highlight w:val="darkGray"/>
            <w:rPrChange w:id="178" w:author="Meliana Christianti J." w:date="2026-03-30T11:23:00Z" w16du:dateUtc="2026-03-30T04:23:00Z">
              <w:rPr/>
            </w:rPrChange>
          </w:rPr>
          <w:delText xml:space="preserve">The Experiment group </w:delText>
        </w:r>
      </w:del>
      <w:del w:id="179" w:author="Meliana Christianti J." w:date="2026-03-30T03:04:00Z" w16du:dateUtc="2026-03-29T20:04:00Z">
        <w:r w:rsidR="00D01178" w:rsidRPr="008C6823" w:rsidDel="0070146F">
          <w:rPr>
            <w:highlight w:val="darkGray"/>
            <w:rPrChange w:id="180" w:author="Meliana Christianti J." w:date="2026-03-30T11:23:00Z" w16du:dateUtc="2026-03-30T04:23:00Z">
              <w:rPr/>
            </w:rPrChange>
          </w:rPr>
          <w:delText xml:space="preserve">had </w:delText>
        </w:r>
      </w:del>
      <w:del w:id="181" w:author="Meliana Christianti J." w:date="2026-03-30T11:23:00Z" w16du:dateUtc="2026-03-30T04:23:00Z">
        <w:r w:rsidR="00D01178" w:rsidRPr="008C6823" w:rsidDel="008C6823">
          <w:rPr>
            <w:highlight w:val="darkGray"/>
            <w:rPrChange w:id="182" w:author="Meliana Christianti J." w:date="2026-03-30T11:23:00Z" w16du:dateUtc="2026-03-30T04:23:00Z">
              <w:rPr/>
            </w:rPrChange>
          </w:rPr>
          <w:delText>a</w:delText>
        </w:r>
        <w:r w:rsidR="00124B6E" w:rsidRPr="008C6823" w:rsidDel="008C6823">
          <w:rPr>
            <w:highlight w:val="darkGray"/>
            <w:rPrChange w:id="183" w:author="Meliana Christianti J." w:date="2026-03-30T11:23:00Z" w16du:dateUtc="2026-03-30T04:23:00Z">
              <w:rPr/>
            </w:rPrChange>
          </w:rPr>
          <w:delText xml:space="preserve"> higher mean performance (M = 94.98, SD = 7.21) </w:delText>
        </w:r>
        <w:r w:rsidR="00D01178" w:rsidRPr="008C6823" w:rsidDel="008C6823">
          <w:rPr>
            <w:highlight w:val="darkGray"/>
            <w:rPrChange w:id="184" w:author="Meliana Christianti J." w:date="2026-03-30T11:23:00Z" w16du:dateUtc="2026-03-30T04:23:00Z">
              <w:rPr/>
            </w:rPrChange>
          </w:rPr>
          <w:delText>than</w:delText>
        </w:r>
        <w:r w:rsidR="00124B6E" w:rsidRPr="008C6823" w:rsidDel="008C6823">
          <w:rPr>
            <w:highlight w:val="darkGray"/>
            <w:rPrChange w:id="185" w:author="Meliana Christianti J." w:date="2026-03-30T11:23:00Z" w16du:dateUtc="2026-03-30T04:23:00Z">
              <w:rPr/>
            </w:rPrChange>
          </w:rPr>
          <w:delText xml:space="preserve"> Control 1 (M = 88.70, SD = 18.33) and Control 2 (M = 86.54, SD = 17.05). </w:delText>
        </w:r>
        <w:r w:rsidR="00D01178" w:rsidRPr="008C6823" w:rsidDel="008C6823">
          <w:rPr>
            <w:highlight w:val="darkGray"/>
            <w:rPrChange w:id="186" w:author="Meliana Christianti J." w:date="2026-03-30T11:23:00Z" w16du:dateUtc="2026-03-30T04:23:00Z">
              <w:rPr/>
            </w:rPrChange>
          </w:rPr>
          <w:delText xml:space="preserve">The Experiment group </w:delText>
        </w:r>
      </w:del>
      <w:del w:id="187" w:author="Meliana Christianti J." w:date="2026-03-30T03:05:00Z" w16du:dateUtc="2026-03-29T20:05:00Z">
        <w:r w:rsidR="00D01178" w:rsidRPr="008C6823" w:rsidDel="0070146F">
          <w:rPr>
            <w:highlight w:val="darkGray"/>
            <w:rPrChange w:id="188" w:author="Meliana Christianti J." w:date="2026-03-30T11:23:00Z" w16du:dateUtc="2026-03-30T04:23:00Z">
              <w:rPr/>
            </w:rPrChange>
          </w:rPr>
          <w:delText xml:space="preserve">had a far </w:delText>
        </w:r>
      </w:del>
      <w:del w:id="189" w:author="Meliana Christianti J." w:date="2026-03-30T11:23:00Z" w16du:dateUtc="2026-03-30T04:23:00Z">
        <w:r w:rsidR="00D01178" w:rsidRPr="008C6823" w:rsidDel="008C6823">
          <w:rPr>
            <w:highlight w:val="darkGray"/>
            <w:rPrChange w:id="190" w:author="Meliana Christianti J." w:date="2026-03-30T11:23:00Z" w16du:dateUtc="2026-03-30T04:23:00Z">
              <w:rPr/>
            </w:rPrChange>
          </w:rPr>
          <w:delText xml:space="preserve">lower variance </w:delText>
        </w:r>
        <w:r w:rsidR="00124B6E" w:rsidRPr="008C6823" w:rsidDel="008C6823">
          <w:rPr>
            <w:highlight w:val="darkGray"/>
            <w:rPrChange w:id="191" w:author="Meliana Christianti J." w:date="2026-03-30T11:23:00Z" w16du:dateUtc="2026-03-30T04:23:00Z">
              <w:rPr/>
            </w:rPrChange>
          </w:rPr>
          <w:delText xml:space="preserve">(Var = 52.01) </w:delText>
        </w:r>
      </w:del>
      <w:del w:id="192" w:author="Meliana Christianti J." w:date="2026-03-30T03:06:00Z" w16du:dateUtc="2026-03-29T20:06:00Z">
        <w:r w:rsidR="00124B6E" w:rsidRPr="008C6823" w:rsidDel="0070146F">
          <w:rPr>
            <w:highlight w:val="darkGray"/>
            <w:rPrChange w:id="193" w:author="Meliana Christianti J." w:date="2026-03-30T11:23:00Z" w16du:dateUtc="2026-03-30T04:23:00Z">
              <w:rPr/>
            </w:rPrChange>
          </w:rPr>
          <w:delText>compared to</w:delText>
        </w:r>
      </w:del>
      <w:del w:id="194" w:author="Meliana Christianti J." w:date="2026-03-30T11:23:00Z" w16du:dateUtc="2026-03-30T04:23:00Z">
        <w:r w:rsidR="00124B6E" w:rsidRPr="008C6823" w:rsidDel="008C6823">
          <w:rPr>
            <w:highlight w:val="darkGray"/>
            <w:rPrChange w:id="195" w:author="Meliana Christianti J." w:date="2026-03-30T11:23:00Z" w16du:dateUtc="2026-03-30T04:23:00Z">
              <w:rPr/>
            </w:rPrChange>
          </w:rPr>
          <w:delText xml:space="preserve"> both control groups (C1: Var = 335.78; C2: Var = 290.98)</w:delText>
        </w:r>
        <w:r w:rsidR="00D01178" w:rsidRPr="008C6823" w:rsidDel="008C6823">
          <w:rPr>
            <w:highlight w:val="darkGray"/>
            <w:rPrChange w:id="196" w:author="Meliana Christianti J." w:date="2026-03-30T11:23:00Z" w16du:dateUtc="2026-03-30T04:23:00Z">
              <w:rPr/>
            </w:rPrChange>
          </w:rPr>
          <w:delText xml:space="preserve">. </w:delText>
        </w:r>
      </w:del>
      <w:del w:id="197" w:author="Meliana Christianti J." w:date="2026-03-30T03:06:00Z" w16du:dateUtc="2026-03-29T20:06:00Z">
        <w:r w:rsidR="00D01178" w:rsidRPr="008C6823" w:rsidDel="0070146F">
          <w:rPr>
            <w:highlight w:val="darkGray"/>
            <w:rPrChange w:id="198" w:author="Meliana Christianti J." w:date="2026-03-30T11:23:00Z" w16du:dateUtc="2026-03-30T04:23:00Z">
              <w:rPr/>
            </w:rPrChange>
          </w:rPr>
          <w:delText>The coefficients of variation were 7.6% for the Experiment group, 20.6% for Control 1, and 19.7% for Control 2</w:delText>
        </w:r>
      </w:del>
      <w:del w:id="199" w:author="Meliana Christianti J." w:date="2026-03-30T11:20:00Z" w16du:dateUtc="2026-03-30T04:20:00Z">
        <w:r w:rsidR="00D01178" w:rsidRPr="008C6823" w:rsidDel="00415391">
          <w:rPr>
            <w:highlight w:val="darkGray"/>
            <w:rPrChange w:id="200" w:author="Meliana Christianti J." w:date="2026-03-30T11:23:00Z" w16du:dateUtc="2026-03-30T04:23:00Z">
              <w:rPr/>
            </w:rPrChange>
          </w:rPr>
          <w:delText>.</w:delText>
        </w:r>
      </w:del>
      <w:r w:rsidR="00D01178" w:rsidRPr="00C40EE5">
        <w:t xml:space="preserve"> This decrease in score dispersion shows that students in the Experiment group did better in a more consistent way, which means that the learning outcomes were fairer and there were fewer individuals at the extremes of the distribution.</w:t>
      </w:r>
      <w:r w:rsidR="00E179C8" w:rsidRPr="00C40EE5">
        <w:t xml:space="preserve"> Table 3 presents the descriptive statistics for structured academic activities performance across the three groups.</w:t>
      </w:r>
    </w:p>
    <w:p w14:paraId="6D2696E7" w14:textId="6BA1CA4B" w:rsidR="00124B6E" w:rsidRPr="00C40EE5" w:rsidRDefault="00124B6E" w:rsidP="00124B6E">
      <w:pPr>
        <w:pStyle w:val="NormalWeb"/>
      </w:pPr>
      <w:r w:rsidRPr="00C40EE5">
        <w:t xml:space="preserve">Table 3. Descriptive Statistics for </w:t>
      </w:r>
      <w:r w:rsidR="00D01178" w:rsidRPr="00C40EE5">
        <w:t xml:space="preserve">Scores on </w:t>
      </w:r>
      <w:r w:rsidRPr="00C40EE5">
        <w:t>Structured Academic Activities</w:t>
      </w:r>
    </w:p>
    <w:tbl>
      <w:tblPr>
        <w:tblStyle w:val="TableGrid"/>
        <w:tblW w:w="5000" w:type="pct"/>
        <w:tblLook w:val="04A0" w:firstRow="1" w:lastRow="0" w:firstColumn="1" w:lastColumn="0" w:noHBand="0" w:noVBand="1"/>
      </w:tblPr>
      <w:tblGrid>
        <w:gridCol w:w="1892"/>
        <w:gridCol w:w="525"/>
        <w:gridCol w:w="875"/>
        <w:gridCol w:w="875"/>
        <w:gridCol w:w="1012"/>
        <w:gridCol w:w="1100"/>
        <w:gridCol w:w="875"/>
        <w:gridCol w:w="875"/>
        <w:gridCol w:w="875"/>
        <w:gridCol w:w="863"/>
      </w:tblGrid>
      <w:tr w:rsidR="00932EF9" w:rsidRPr="00C40EE5" w14:paraId="489A1B08" w14:textId="77777777" w:rsidTr="00932EF9">
        <w:tc>
          <w:tcPr>
            <w:tcW w:w="968" w:type="pct"/>
          </w:tcPr>
          <w:p w14:paraId="102EB9BD" w14:textId="77777777" w:rsidR="00932EF9" w:rsidRPr="00C40EE5" w:rsidRDefault="00932EF9" w:rsidP="00F142B9">
            <w:pPr>
              <w:jc w:val="center"/>
            </w:pPr>
            <w:r w:rsidRPr="00C40EE5">
              <w:t>Group</w:t>
            </w:r>
          </w:p>
        </w:tc>
        <w:tc>
          <w:tcPr>
            <w:tcW w:w="269" w:type="pct"/>
          </w:tcPr>
          <w:p w14:paraId="6B9848C5" w14:textId="77777777" w:rsidR="00932EF9" w:rsidRPr="00C40EE5" w:rsidRDefault="00932EF9" w:rsidP="00F142B9">
            <w:pPr>
              <w:jc w:val="center"/>
            </w:pPr>
            <w:r w:rsidRPr="00C40EE5">
              <w:t>N</w:t>
            </w:r>
          </w:p>
        </w:tc>
        <w:tc>
          <w:tcPr>
            <w:tcW w:w="448" w:type="pct"/>
          </w:tcPr>
          <w:p w14:paraId="4C2CA7D9" w14:textId="77777777" w:rsidR="00932EF9" w:rsidRPr="00C40EE5" w:rsidRDefault="00932EF9" w:rsidP="00F142B9">
            <w:pPr>
              <w:jc w:val="center"/>
            </w:pPr>
            <w:r w:rsidRPr="00C40EE5">
              <w:t>M</w:t>
            </w:r>
          </w:p>
        </w:tc>
        <w:tc>
          <w:tcPr>
            <w:tcW w:w="448" w:type="pct"/>
          </w:tcPr>
          <w:p w14:paraId="68301A74" w14:textId="77777777" w:rsidR="00932EF9" w:rsidRPr="00C40EE5" w:rsidRDefault="00932EF9" w:rsidP="00F142B9">
            <w:pPr>
              <w:jc w:val="center"/>
            </w:pPr>
            <w:r w:rsidRPr="00C40EE5">
              <w:t>SD</w:t>
            </w:r>
          </w:p>
        </w:tc>
        <w:tc>
          <w:tcPr>
            <w:tcW w:w="518" w:type="pct"/>
          </w:tcPr>
          <w:p w14:paraId="1873C031" w14:textId="77777777" w:rsidR="00932EF9" w:rsidRPr="00C40EE5" w:rsidRDefault="00932EF9" w:rsidP="00F142B9">
            <w:pPr>
              <w:jc w:val="center"/>
            </w:pPr>
            <w:r w:rsidRPr="00C40EE5">
              <w:t>Var</w:t>
            </w:r>
          </w:p>
        </w:tc>
        <w:tc>
          <w:tcPr>
            <w:tcW w:w="563" w:type="pct"/>
          </w:tcPr>
          <w:p w14:paraId="2BA0C86E" w14:textId="77777777" w:rsidR="00932EF9" w:rsidRPr="00C40EE5" w:rsidRDefault="00932EF9" w:rsidP="00F142B9">
            <w:pPr>
              <w:jc w:val="center"/>
            </w:pPr>
            <w:r w:rsidRPr="00C40EE5">
              <w:t>Median</w:t>
            </w:r>
          </w:p>
        </w:tc>
        <w:tc>
          <w:tcPr>
            <w:tcW w:w="448" w:type="pct"/>
          </w:tcPr>
          <w:p w14:paraId="5235F961" w14:textId="77777777" w:rsidR="00932EF9" w:rsidRPr="00C40EE5" w:rsidRDefault="00932EF9" w:rsidP="00F142B9">
            <w:pPr>
              <w:jc w:val="center"/>
            </w:pPr>
            <w:r w:rsidRPr="00C40EE5">
              <w:t>IQR</w:t>
            </w:r>
          </w:p>
        </w:tc>
        <w:tc>
          <w:tcPr>
            <w:tcW w:w="448" w:type="pct"/>
          </w:tcPr>
          <w:p w14:paraId="7BACDAC5" w14:textId="77777777" w:rsidR="00932EF9" w:rsidRPr="00C40EE5" w:rsidRDefault="00932EF9" w:rsidP="00F142B9">
            <w:pPr>
              <w:jc w:val="center"/>
            </w:pPr>
            <w:r w:rsidRPr="00C40EE5">
              <w:t>CV (%)</w:t>
            </w:r>
          </w:p>
        </w:tc>
        <w:tc>
          <w:tcPr>
            <w:tcW w:w="448" w:type="pct"/>
          </w:tcPr>
          <w:p w14:paraId="3151C448" w14:textId="77777777" w:rsidR="00932EF9" w:rsidRPr="00C40EE5" w:rsidRDefault="00932EF9" w:rsidP="00F142B9">
            <w:pPr>
              <w:jc w:val="center"/>
            </w:pPr>
            <w:r w:rsidRPr="00C40EE5">
              <w:t>Min</w:t>
            </w:r>
          </w:p>
        </w:tc>
        <w:tc>
          <w:tcPr>
            <w:tcW w:w="443" w:type="pct"/>
          </w:tcPr>
          <w:p w14:paraId="28E3DCCB" w14:textId="77777777" w:rsidR="00932EF9" w:rsidRPr="00C40EE5" w:rsidRDefault="00932EF9" w:rsidP="00F142B9">
            <w:pPr>
              <w:jc w:val="center"/>
            </w:pPr>
            <w:r w:rsidRPr="00C40EE5">
              <w:t>Max</w:t>
            </w:r>
          </w:p>
        </w:tc>
      </w:tr>
      <w:tr w:rsidR="00932EF9" w:rsidRPr="00C40EE5" w14:paraId="2BD447C6" w14:textId="77777777" w:rsidTr="00932EF9">
        <w:tc>
          <w:tcPr>
            <w:tcW w:w="968" w:type="pct"/>
          </w:tcPr>
          <w:p w14:paraId="5B0BE017" w14:textId="77777777" w:rsidR="00932EF9" w:rsidRPr="00C40EE5" w:rsidRDefault="00932EF9" w:rsidP="00F142B9">
            <w:pPr>
              <w:jc w:val="center"/>
            </w:pPr>
            <w:r w:rsidRPr="00C40EE5">
              <w:t>Control 1 (C1)</w:t>
            </w:r>
          </w:p>
        </w:tc>
        <w:tc>
          <w:tcPr>
            <w:tcW w:w="269" w:type="pct"/>
          </w:tcPr>
          <w:p w14:paraId="71A0B88E" w14:textId="77777777" w:rsidR="00932EF9" w:rsidRPr="00C40EE5" w:rsidRDefault="00932EF9" w:rsidP="00F142B9">
            <w:pPr>
              <w:jc w:val="center"/>
            </w:pPr>
            <w:r w:rsidRPr="00C40EE5">
              <w:t>42</w:t>
            </w:r>
          </w:p>
        </w:tc>
        <w:tc>
          <w:tcPr>
            <w:tcW w:w="448" w:type="pct"/>
          </w:tcPr>
          <w:p w14:paraId="3DD5167F" w14:textId="77777777" w:rsidR="00932EF9" w:rsidRPr="00C40EE5" w:rsidRDefault="00932EF9" w:rsidP="00F142B9">
            <w:pPr>
              <w:jc w:val="center"/>
            </w:pPr>
            <w:r w:rsidRPr="00C40EE5">
              <w:t>88.70</w:t>
            </w:r>
          </w:p>
        </w:tc>
        <w:tc>
          <w:tcPr>
            <w:tcW w:w="448" w:type="pct"/>
          </w:tcPr>
          <w:p w14:paraId="32CCEA2B" w14:textId="77777777" w:rsidR="00932EF9" w:rsidRPr="00C40EE5" w:rsidRDefault="00932EF9" w:rsidP="00F142B9">
            <w:pPr>
              <w:jc w:val="center"/>
            </w:pPr>
            <w:r w:rsidRPr="00C40EE5">
              <w:t>18.33</w:t>
            </w:r>
          </w:p>
        </w:tc>
        <w:tc>
          <w:tcPr>
            <w:tcW w:w="518" w:type="pct"/>
          </w:tcPr>
          <w:p w14:paraId="7A4039E7" w14:textId="77777777" w:rsidR="00932EF9" w:rsidRPr="00C40EE5" w:rsidRDefault="00932EF9" w:rsidP="00F142B9">
            <w:pPr>
              <w:jc w:val="center"/>
            </w:pPr>
            <w:r w:rsidRPr="00C40EE5">
              <w:t>335.78</w:t>
            </w:r>
          </w:p>
        </w:tc>
        <w:tc>
          <w:tcPr>
            <w:tcW w:w="563" w:type="pct"/>
          </w:tcPr>
          <w:p w14:paraId="0CFA3B4C" w14:textId="77777777" w:rsidR="00932EF9" w:rsidRPr="00C40EE5" w:rsidRDefault="00932EF9" w:rsidP="00F142B9">
            <w:pPr>
              <w:jc w:val="center"/>
            </w:pPr>
            <w:r w:rsidRPr="00C40EE5">
              <w:t>90.5</w:t>
            </w:r>
          </w:p>
        </w:tc>
        <w:tc>
          <w:tcPr>
            <w:tcW w:w="448" w:type="pct"/>
          </w:tcPr>
          <w:p w14:paraId="76C18722" w14:textId="77777777" w:rsidR="00932EF9" w:rsidRPr="00C40EE5" w:rsidRDefault="00932EF9" w:rsidP="00F142B9">
            <w:pPr>
              <w:jc w:val="center"/>
            </w:pPr>
            <w:r w:rsidRPr="00C40EE5">
              <w:t>78.0-98.0</w:t>
            </w:r>
          </w:p>
        </w:tc>
        <w:tc>
          <w:tcPr>
            <w:tcW w:w="448" w:type="pct"/>
          </w:tcPr>
          <w:p w14:paraId="796A09DA" w14:textId="77777777" w:rsidR="00932EF9" w:rsidRPr="00C40EE5" w:rsidRDefault="00932EF9" w:rsidP="00F142B9">
            <w:pPr>
              <w:jc w:val="center"/>
            </w:pPr>
            <w:r w:rsidRPr="00C40EE5">
              <w:t>20.6</w:t>
            </w:r>
          </w:p>
        </w:tc>
        <w:tc>
          <w:tcPr>
            <w:tcW w:w="448" w:type="pct"/>
          </w:tcPr>
          <w:p w14:paraId="7408DC9D" w14:textId="77777777" w:rsidR="00932EF9" w:rsidRPr="00C40EE5" w:rsidRDefault="00932EF9" w:rsidP="00F142B9">
            <w:pPr>
              <w:jc w:val="center"/>
            </w:pPr>
            <w:r w:rsidRPr="00C40EE5">
              <w:t>0</w:t>
            </w:r>
          </w:p>
        </w:tc>
        <w:tc>
          <w:tcPr>
            <w:tcW w:w="443" w:type="pct"/>
          </w:tcPr>
          <w:p w14:paraId="13046CF2" w14:textId="77777777" w:rsidR="00932EF9" w:rsidRPr="00C40EE5" w:rsidRDefault="00932EF9" w:rsidP="00F142B9">
            <w:pPr>
              <w:jc w:val="center"/>
            </w:pPr>
            <w:r w:rsidRPr="00C40EE5">
              <w:t>100</w:t>
            </w:r>
          </w:p>
        </w:tc>
      </w:tr>
      <w:tr w:rsidR="00932EF9" w:rsidRPr="00C40EE5" w14:paraId="10B2D31B" w14:textId="77777777" w:rsidTr="00932EF9">
        <w:tc>
          <w:tcPr>
            <w:tcW w:w="968" w:type="pct"/>
          </w:tcPr>
          <w:p w14:paraId="09D231D4" w14:textId="77777777" w:rsidR="00932EF9" w:rsidRPr="00C40EE5" w:rsidRDefault="00932EF9" w:rsidP="00F142B9">
            <w:pPr>
              <w:jc w:val="center"/>
            </w:pPr>
            <w:r w:rsidRPr="00C40EE5">
              <w:t>Control 2 (C2)</w:t>
            </w:r>
          </w:p>
        </w:tc>
        <w:tc>
          <w:tcPr>
            <w:tcW w:w="269" w:type="pct"/>
          </w:tcPr>
          <w:p w14:paraId="5FCE3CA6" w14:textId="77777777" w:rsidR="00932EF9" w:rsidRPr="00C40EE5" w:rsidRDefault="00932EF9" w:rsidP="00F142B9">
            <w:pPr>
              <w:jc w:val="center"/>
            </w:pPr>
            <w:r w:rsidRPr="00C40EE5">
              <w:t>43</w:t>
            </w:r>
          </w:p>
        </w:tc>
        <w:tc>
          <w:tcPr>
            <w:tcW w:w="448" w:type="pct"/>
          </w:tcPr>
          <w:p w14:paraId="05F993B6" w14:textId="77777777" w:rsidR="00932EF9" w:rsidRPr="00C40EE5" w:rsidRDefault="00932EF9" w:rsidP="00F142B9">
            <w:pPr>
              <w:jc w:val="center"/>
            </w:pPr>
            <w:r w:rsidRPr="00C40EE5">
              <w:t>86.54</w:t>
            </w:r>
          </w:p>
        </w:tc>
        <w:tc>
          <w:tcPr>
            <w:tcW w:w="448" w:type="pct"/>
          </w:tcPr>
          <w:p w14:paraId="52A453B4" w14:textId="77777777" w:rsidR="00932EF9" w:rsidRPr="00C40EE5" w:rsidRDefault="00932EF9" w:rsidP="00F142B9">
            <w:pPr>
              <w:jc w:val="center"/>
            </w:pPr>
            <w:r w:rsidRPr="00C40EE5">
              <w:t>17.05</w:t>
            </w:r>
          </w:p>
        </w:tc>
        <w:tc>
          <w:tcPr>
            <w:tcW w:w="518" w:type="pct"/>
          </w:tcPr>
          <w:p w14:paraId="052C0F23" w14:textId="77777777" w:rsidR="00932EF9" w:rsidRPr="00C40EE5" w:rsidRDefault="00932EF9" w:rsidP="00F142B9">
            <w:pPr>
              <w:jc w:val="center"/>
            </w:pPr>
            <w:r w:rsidRPr="00C40EE5">
              <w:t>290.98</w:t>
            </w:r>
          </w:p>
        </w:tc>
        <w:tc>
          <w:tcPr>
            <w:tcW w:w="563" w:type="pct"/>
          </w:tcPr>
          <w:p w14:paraId="064D7707" w14:textId="77777777" w:rsidR="00932EF9" w:rsidRPr="00C40EE5" w:rsidRDefault="00932EF9" w:rsidP="00F142B9">
            <w:pPr>
              <w:jc w:val="center"/>
            </w:pPr>
            <w:r w:rsidRPr="00C40EE5">
              <w:t>86.0</w:t>
            </w:r>
          </w:p>
        </w:tc>
        <w:tc>
          <w:tcPr>
            <w:tcW w:w="448" w:type="pct"/>
          </w:tcPr>
          <w:p w14:paraId="64DBFBB1" w14:textId="77777777" w:rsidR="00932EF9" w:rsidRPr="00C40EE5" w:rsidRDefault="00932EF9" w:rsidP="00F142B9">
            <w:pPr>
              <w:jc w:val="center"/>
            </w:pPr>
            <w:r w:rsidRPr="00C40EE5">
              <w:t>76.0-96.0</w:t>
            </w:r>
          </w:p>
        </w:tc>
        <w:tc>
          <w:tcPr>
            <w:tcW w:w="448" w:type="pct"/>
          </w:tcPr>
          <w:p w14:paraId="66539F53" w14:textId="77777777" w:rsidR="00932EF9" w:rsidRPr="00C40EE5" w:rsidRDefault="00932EF9" w:rsidP="00F142B9">
            <w:pPr>
              <w:jc w:val="center"/>
            </w:pPr>
            <w:r w:rsidRPr="00C40EE5">
              <w:t>19.7</w:t>
            </w:r>
          </w:p>
        </w:tc>
        <w:tc>
          <w:tcPr>
            <w:tcW w:w="448" w:type="pct"/>
          </w:tcPr>
          <w:p w14:paraId="31140DD1" w14:textId="77777777" w:rsidR="00932EF9" w:rsidRPr="00C40EE5" w:rsidRDefault="00932EF9" w:rsidP="00F142B9">
            <w:pPr>
              <w:jc w:val="center"/>
            </w:pPr>
            <w:r w:rsidRPr="00C40EE5">
              <w:t>1.25</w:t>
            </w:r>
          </w:p>
        </w:tc>
        <w:tc>
          <w:tcPr>
            <w:tcW w:w="443" w:type="pct"/>
          </w:tcPr>
          <w:p w14:paraId="6962DC85" w14:textId="77777777" w:rsidR="00932EF9" w:rsidRPr="00C40EE5" w:rsidRDefault="00932EF9" w:rsidP="00F142B9">
            <w:pPr>
              <w:jc w:val="center"/>
            </w:pPr>
            <w:r w:rsidRPr="00C40EE5">
              <w:t>98.33</w:t>
            </w:r>
          </w:p>
        </w:tc>
      </w:tr>
      <w:tr w:rsidR="00932EF9" w:rsidRPr="00C40EE5" w14:paraId="501F8272" w14:textId="77777777" w:rsidTr="00932EF9">
        <w:tc>
          <w:tcPr>
            <w:tcW w:w="968" w:type="pct"/>
          </w:tcPr>
          <w:p w14:paraId="37595ECB" w14:textId="35003B86" w:rsidR="00932EF9" w:rsidRPr="00C40EE5" w:rsidRDefault="00932EF9" w:rsidP="00F142B9">
            <w:pPr>
              <w:jc w:val="center"/>
            </w:pPr>
            <w:r w:rsidRPr="00C40EE5">
              <w:t xml:space="preserve">Experiment </w:t>
            </w:r>
            <w:del w:id="201" w:author="Meliana Christianti J." w:date="2026-03-30T01:37:00Z" w16du:dateUtc="2026-03-29T18:37:00Z">
              <w:r w:rsidRPr="00C40EE5" w:rsidDel="0074499B">
                <w:delText>€</w:delText>
              </w:r>
            </w:del>
            <w:ins w:id="202" w:author="Meliana Christianti J." w:date="2026-03-30T01:37:00Z" w16du:dateUtc="2026-03-29T18:37:00Z">
              <w:r w:rsidR="0074499B">
                <w:t>(E)</w:t>
              </w:r>
            </w:ins>
          </w:p>
        </w:tc>
        <w:tc>
          <w:tcPr>
            <w:tcW w:w="269" w:type="pct"/>
          </w:tcPr>
          <w:p w14:paraId="7A965D1F" w14:textId="77777777" w:rsidR="00932EF9" w:rsidRPr="00C40EE5" w:rsidRDefault="00932EF9" w:rsidP="00F142B9">
            <w:pPr>
              <w:jc w:val="center"/>
            </w:pPr>
            <w:r w:rsidRPr="00C40EE5">
              <w:t>53</w:t>
            </w:r>
          </w:p>
        </w:tc>
        <w:tc>
          <w:tcPr>
            <w:tcW w:w="448" w:type="pct"/>
          </w:tcPr>
          <w:p w14:paraId="757F641F" w14:textId="77777777" w:rsidR="00932EF9" w:rsidRPr="00C40EE5" w:rsidRDefault="00932EF9" w:rsidP="00F142B9">
            <w:pPr>
              <w:jc w:val="center"/>
            </w:pPr>
            <w:r w:rsidRPr="00C40EE5">
              <w:t>94.98</w:t>
            </w:r>
          </w:p>
        </w:tc>
        <w:tc>
          <w:tcPr>
            <w:tcW w:w="448" w:type="pct"/>
          </w:tcPr>
          <w:p w14:paraId="3330EED3" w14:textId="77777777" w:rsidR="00932EF9" w:rsidRPr="00C40EE5" w:rsidRDefault="00932EF9" w:rsidP="00F142B9">
            <w:pPr>
              <w:jc w:val="center"/>
            </w:pPr>
            <w:r w:rsidRPr="00C40EE5">
              <w:t>7.21</w:t>
            </w:r>
          </w:p>
        </w:tc>
        <w:tc>
          <w:tcPr>
            <w:tcW w:w="518" w:type="pct"/>
          </w:tcPr>
          <w:p w14:paraId="7746EE57" w14:textId="77777777" w:rsidR="00932EF9" w:rsidRPr="00C40EE5" w:rsidRDefault="00932EF9" w:rsidP="00F142B9">
            <w:pPr>
              <w:jc w:val="center"/>
            </w:pPr>
            <w:r w:rsidRPr="00C40EE5">
              <w:t>52.01</w:t>
            </w:r>
          </w:p>
        </w:tc>
        <w:tc>
          <w:tcPr>
            <w:tcW w:w="563" w:type="pct"/>
          </w:tcPr>
          <w:p w14:paraId="773269B3" w14:textId="77777777" w:rsidR="00932EF9" w:rsidRPr="00C40EE5" w:rsidRDefault="00932EF9" w:rsidP="00F142B9">
            <w:pPr>
              <w:jc w:val="center"/>
            </w:pPr>
            <w:r w:rsidRPr="00C40EE5">
              <w:t>96.0</w:t>
            </w:r>
          </w:p>
        </w:tc>
        <w:tc>
          <w:tcPr>
            <w:tcW w:w="448" w:type="pct"/>
          </w:tcPr>
          <w:p w14:paraId="640E0005" w14:textId="77777777" w:rsidR="00932EF9" w:rsidRPr="00C40EE5" w:rsidRDefault="00932EF9" w:rsidP="00F142B9">
            <w:pPr>
              <w:jc w:val="center"/>
            </w:pPr>
            <w:r w:rsidRPr="00C40EE5">
              <w:t>90.0-99.0</w:t>
            </w:r>
          </w:p>
        </w:tc>
        <w:tc>
          <w:tcPr>
            <w:tcW w:w="448" w:type="pct"/>
          </w:tcPr>
          <w:p w14:paraId="0823B3BC" w14:textId="77777777" w:rsidR="00932EF9" w:rsidRPr="00C40EE5" w:rsidRDefault="00932EF9" w:rsidP="00F142B9">
            <w:pPr>
              <w:jc w:val="center"/>
            </w:pPr>
            <w:r w:rsidRPr="00C40EE5">
              <w:t>7.6</w:t>
            </w:r>
          </w:p>
        </w:tc>
        <w:tc>
          <w:tcPr>
            <w:tcW w:w="448" w:type="pct"/>
          </w:tcPr>
          <w:p w14:paraId="5CB2E6B2" w14:textId="77777777" w:rsidR="00932EF9" w:rsidRPr="00C40EE5" w:rsidRDefault="00932EF9" w:rsidP="00F142B9">
            <w:pPr>
              <w:jc w:val="center"/>
            </w:pPr>
            <w:r w:rsidRPr="00C40EE5">
              <w:t>67.55</w:t>
            </w:r>
          </w:p>
        </w:tc>
        <w:tc>
          <w:tcPr>
            <w:tcW w:w="443" w:type="pct"/>
          </w:tcPr>
          <w:p w14:paraId="56492BBB" w14:textId="77777777" w:rsidR="00932EF9" w:rsidRPr="00C40EE5" w:rsidRDefault="00932EF9" w:rsidP="00F142B9">
            <w:pPr>
              <w:jc w:val="center"/>
            </w:pPr>
            <w:r w:rsidRPr="00C40EE5">
              <w:t>100</w:t>
            </w:r>
          </w:p>
        </w:tc>
      </w:tr>
    </w:tbl>
    <w:p w14:paraId="57713B87" w14:textId="77777777" w:rsidR="00932EF9" w:rsidRPr="00C40EE5" w:rsidRDefault="00932EF9" w:rsidP="00932EF9">
      <w:r w:rsidRPr="00C40EE5">
        <w:lastRenderedPageBreak/>
        <w:t>Note: Structured Academic Activities scores (0-100 scale); M = mean; SD = standard deviation; Var = variance; IQR = interquartile range; CV = coefficient of variation (SD/M × 100); Min/Max = minimum and maximum observed scores.</w:t>
      </w:r>
    </w:p>
    <w:p w14:paraId="52B6EA81" w14:textId="6BC2956D" w:rsidR="00AA27A0" w:rsidRPr="00C40EE5" w:rsidRDefault="008C6823" w:rsidP="00AA27A0">
      <w:pPr>
        <w:pStyle w:val="NormalWeb"/>
        <w:jc w:val="both"/>
      </w:pPr>
      <w:ins w:id="203" w:author="Meliana Christianti J." w:date="2026-03-30T11:24:00Z">
        <w:r w:rsidRPr="008C6823">
          <w:rPr>
            <w:highlight w:val="darkGray"/>
            <w:rPrChange w:id="204" w:author="Meliana Christianti J." w:date="2026-03-30T11:24:00Z" w16du:dateUtc="2026-03-30T04:24:00Z">
              <w:rPr/>
            </w:rPrChange>
          </w:rPr>
          <w:t xml:space="preserve">The one-way ANOVA indicated a statistically significant difference in Structured Academic Activities scores across the three groups, </w:t>
        </w:r>
        <w:proofErr w:type="gramStart"/>
        <w:r w:rsidRPr="008C6823">
          <w:rPr>
            <w:highlight w:val="darkGray"/>
            <w:rPrChange w:id="205" w:author="Meliana Christianti J." w:date="2026-03-30T11:24:00Z" w16du:dateUtc="2026-03-30T04:24:00Z">
              <w:rPr/>
            </w:rPrChange>
          </w:rPr>
          <w:t>F(</w:t>
        </w:r>
        <w:proofErr w:type="gramEnd"/>
        <w:r w:rsidRPr="008C6823">
          <w:rPr>
            <w:highlight w:val="darkGray"/>
            <w:rPrChange w:id="206" w:author="Meliana Christianti J." w:date="2026-03-30T11:24:00Z" w16du:dateUtc="2026-03-30T04:24:00Z">
              <w:rPr/>
            </w:rPrChange>
          </w:rPr>
          <w:t>2, 135) = 4.41, p = .014, η² = .061. Although statistically significant, the effect size was modest, indicating that group membership was associated with a limited portion of the variance in outcome scores under the conditions of this study.</w:t>
        </w:r>
      </w:ins>
      <w:del w:id="207" w:author="Meliana Christianti J." w:date="2026-03-30T11:24:00Z" w16du:dateUtc="2026-03-30T04:24:00Z">
        <w:r w:rsidR="00D01178" w:rsidRPr="008C6823" w:rsidDel="008C6823">
          <w:rPr>
            <w:highlight w:val="darkGray"/>
            <w:rPrChange w:id="208" w:author="Meliana Christianti J." w:date="2026-03-30T11:24:00Z" w16du:dateUtc="2026-03-30T04:24:00Z">
              <w:rPr/>
            </w:rPrChange>
          </w:rPr>
          <w:delText xml:space="preserve">A one-way ANOVA was used to ascertain whether the mean structured academic activities scores exhibited significant differences among the three groups. Table 4 shows the results. The experimental group had an average score of 94.98 (SD = 7.21), which was far higher than Control 1 (M = 88.70, SD = 18.33) and Control 2 (M = 86.54, SD = 17.05). This difference was statistically significant (F (2,135) = 4.41, p = .014), however the effect size was only modest (η² = .061). </w:delText>
        </w:r>
      </w:del>
      <w:del w:id="209" w:author="Meliana Christianti J." w:date="2026-03-30T03:12:00Z" w16du:dateUtc="2026-03-29T20:12:00Z">
        <w:r w:rsidR="00D01178" w:rsidRPr="008C6823" w:rsidDel="00EA3C87">
          <w:rPr>
            <w:highlight w:val="darkGray"/>
            <w:rPrChange w:id="210" w:author="Meliana Christianti J." w:date="2026-03-30T11:24:00Z" w16du:dateUtc="2026-03-30T04:24:00Z">
              <w:rPr/>
            </w:rPrChange>
          </w:rPr>
          <w:delText xml:space="preserve">This suggests that the TISE-VALORIZE framework was responsible for around 6% of the rise in results. </w:delText>
        </w:r>
      </w:del>
      <w:del w:id="211" w:author="Meliana Christianti J." w:date="2026-03-30T03:13:00Z" w16du:dateUtc="2026-03-29T20:13:00Z">
        <w:r w:rsidR="00D01178" w:rsidRPr="008C6823" w:rsidDel="00EA3C87">
          <w:rPr>
            <w:highlight w:val="darkGray"/>
            <w:rPrChange w:id="212" w:author="Meliana Christianti J." w:date="2026-03-30T11:24:00Z" w16du:dateUtc="2026-03-30T04:24:00Z">
              <w:rPr/>
            </w:rPrChange>
          </w:rPr>
          <w:delText>The remaining 94% came from things like initial motivation, prior technical knowledge, and help outside of class</w:delText>
        </w:r>
        <w:r w:rsidR="00AA27A0" w:rsidRPr="008C6823" w:rsidDel="00EA3C87">
          <w:rPr>
            <w:highlight w:val="darkGray"/>
            <w:rPrChange w:id="213" w:author="Meliana Christianti J." w:date="2026-03-30T11:24:00Z" w16du:dateUtc="2026-03-30T04:24:00Z">
              <w:rPr/>
            </w:rPrChange>
          </w:rPr>
          <w:delText>.</w:delText>
        </w:r>
      </w:del>
    </w:p>
    <w:p w14:paraId="51CB55F3" w14:textId="2F0ACF5A" w:rsidR="00932EF9" w:rsidRPr="00C40EE5" w:rsidRDefault="00D01178" w:rsidP="00AA27A0">
      <w:pPr>
        <w:pStyle w:val="NormalWeb"/>
        <w:jc w:val="both"/>
      </w:pPr>
      <w:r w:rsidRPr="00C40EE5">
        <w:t xml:space="preserve">The most significant thing, however, is not only the better scores, but the huge drop in variability. The experimental group had a variance of just 52.01, whereas the control group had a variance of 335.78 and 290.98, which was approximately six times higher. This implies that in regular classrooms, some students get excellent results while others do very poorly. On the other hand, using TISE-VALORIZE made learning more evenly spread out. There were fewer </w:t>
      </w:r>
      <w:r w:rsidR="00165D58" w:rsidRPr="00C40EE5">
        <w:t>students</w:t>
      </w:r>
      <w:r w:rsidRPr="00C40EE5">
        <w:t xml:space="preserve"> who "stalled" and fewer who "soared" for no clear reason. This means that learning is fairer and more equal</w:t>
      </w:r>
      <w:r w:rsidR="002B6A07" w:rsidRPr="00C40EE5">
        <w:t>.</w:t>
      </w:r>
    </w:p>
    <w:p w14:paraId="35152D3D" w14:textId="154B8939" w:rsidR="002B6A07" w:rsidRPr="00C40EE5" w:rsidRDefault="002B6A07" w:rsidP="00332C9D">
      <w:pPr>
        <w:pStyle w:val="NormalWeb"/>
        <w:jc w:val="center"/>
      </w:pPr>
      <w:r w:rsidRPr="00C40EE5">
        <w:t xml:space="preserve">Table </w:t>
      </w:r>
      <w:r w:rsidR="00932EF9" w:rsidRPr="00C40EE5">
        <w:t>4</w:t>
      </w:r>
      <w:r w:rsidRPr="00C40EE5">
        <w:t xml:space="preserve">. </w:t>
      </w:r>
      <w:r w:rsidR="00D01178" w:rsidRPr="00C40EE5">
        <w:t xml:space="preserve">Summary of </w:t>
      </w:r>
      <w:r w:rsidRPr="00C40EE5">
        <w:t xml:space="preserve">ANOVA for </w:t>
      </w:r>
      <w:r w:rsidR="00332C9D" w:rsidRPr="00C40EE5">
        <w:t>Structured Academic Activities scores</w:t>
      </w:r>
    </w:p>
    <w:tbl>
      <w:tblPr>
        <w:tblStyle w:val="TableGrid"/>
        <w:tblW w:w="0" w:type="auto"/>
        <w:tblLook w:val="04A0" w:firstRow="1" w:lastRow="0" w:firstColumn="1" w:lastColumn="0" w:noHBand="0" w:noVBand="1"/>
      </w:tblPr>
      <w:tblGrid>
        <w:gridCol w:w="9767"/>
      </w:tblGrid>
      <w:tr w:rsidR="003C7C52" w:rsidRPr="00C40EE5" w14:paraId="647A7F4F" w14:textId="77777777" w:rsidTr="003C7C52">
        <w:tc>
          <w:tcPr>
            <w:tcW w:w="9767" w:type="dxa"/>
          </w:tcPr>
          <w:tbl>
            <w:tblPr>
              <w:tblW w:w="9551" w:type="dxa"/>
              <w:tblLook w:val="04A0" w:firstRow="1" w:lastRow="0" w:firstColumn="1" w:lastColumn="0" w:noHBand="0" w:noVBand="1"/>
            </w:tblPr>
            <w:tblGrid>
              <w:gridCol w:w="1662"/>
              <w:gridCol w:w="1154"/>
              <w:gridCol w:w="1347"/>
              <w:gridCol w:w="1347"/>
              <w:gridCol w:w="1347"/>
              <w:gridCol w:w="1347"/>
              <w:gridCol w:w="1347"/>
            </w:tblGrid>
            <w:tr w:rsidR="003C7C52" w:rsidRPr="00C40EE5" w14:paraId="69198E98" w14:textId="77777777" w:rsidTr="003C7C52">
              <w:trPr>
                <w:trHeight w:val="315"/>
              </w:trPr>
              <w:tc>
                <w:tcPr>
                  <w:tcW w:w="2816" w:type="dxa"/>
                  <w:gridSpan w:val="2"/>
                  <w:tcBorders>
                    <w:top w:val="nil"/>
                    <w:left w:val="nil"/>
                    <w:bottom w:val="nil"/>
                    <w:right w:val="nil"/>
                  </w:tcBorders>
                  <w:noWrap/>
                  <w:vAlign w:val="bottom"/>
                  <w:hideMark/>
                </w:tcPr>
                <w:p w14:paraId="3DDEA8EB" w14:textId="77777777" w:rsidR="003C7C52" w:rsidRPr="00C40EE5" w:rsidRDefault="003C7C52" w:rsidP="003C7C52">
                  <w:pPr>
                    <w:spacing w:before="0" w:after="0"/>
                    <w:rPr>
                      <w:rFonts w:eastAsia="Times New Roman" w:cs="Times New Roman"/>
                      <w:color w:val="000000"/>
                      <w:sz w:val="16"/>
                      <w:szCs w:val="16"/>
                    </w:rPr>
                  </w:pPr>
                  <w:r w:rsidRPr="00C40EE5">
                    <w:rPr>
                      <w:rFonts w:eastAsia="Times New Roman" w:cs="Times New Roman"/>
                      <w:color w:val="000000"/>
                      <w:sz w:val="16"/>
                      <w:szCs w:val="16"/>
                    </w:rPr>
                    <w:t>Anova: Single Factor</w:t>
                  </w:r>
                </w:p>
              </w:tc>
              <w:tc>
                <w:tcPr>
                  <w:tcW w:w="1347" w:type="dxa"/>
                  <w:tcBorders>
                    <w:top w:val="nil"/>
                    <w:left w:val="nil"/>
                    <w:bottom w:val="nil"/>
                    <w:right w:val="nil"/>
                  </w:tcBorders>
                  <w:noWrap/>
                  <w:vAlign w:val="bottom"/>
                  <w:hideMark/>
                </w:tcPr>
                <w:p w14:paraId="220311A5" w14:textId="77777777" w:rsidR="003C7C52" w:rsidRPr="00C40EE5" w:rsidRDefault="003C7C52" w:rsidP="003C7C52">
                  <w:pPr>
                    <w:spacing w:before="0" w:after="0"/>
                    <w:rPr>
                      <w:rFonts w:eastAsia="Times New Roman" w:cs="Times New Roman"/>
                      <w:color w:val="000000"/>
                      <w:sz w:val="16"/>
                      <w:szCs w:val="16"/>
                    </w:rPr>
                  </w:pPr>
                </w:p>
              </w:tc>
              <w:tc>
                <w:tcPr>
                  <w:tcW w:w="1347" w:type="dxa"/>
                  <w:tcBorders>
                    <w:top w:val="nil"/>
                    <w:left w:val="nil"/>
                    <w:bottom w:val="nil"/>
                    <w:right w:val="nil"/>
                  </w:tcBorders>
                  <w:noWrap/>
                  <w:vAlign w:val="bottom"/>
                  <w:hideMark/>
                </w:tcPr>
                <w:p w14:paraId="6AC8AB59" w14:textId="77777777" w:rsidR="003C7C52" w:rsidRPr="00C40EE5" w:rsidRDefault="003C7C52" w:rsidP="003C7C52">
                  <w:pPr>
                    <w:spacing w:before="0" w:after="0"/>
                    <w:rPr>
                      <w:rFonts w:eastAsia="Times New Roman" w:cs="Times New Roman"/>
                      <w:sz w:val="16"/>
                      <w:szCs w:val="16"/>
                    </w:rPr>
                  </w:pPr>
                </w:p>
              </w:tc>
              <w:tc>
                <w:tcPr>
                  <w:tcW w:w="1347" w:type="dxa"/>
                  <w:tcBorders>
                    <w:top w:val="nil"/>
                    <w:left w:val="nil"/>
                    <w:bottom w:val="nil"/>
                    <w:right w:val="nil"/>
                  </w:tcBorders>
                  <w:noWrap/>
                  <w:vAlign w:val="bottom"/>
                  <w:hideMark/>
                </w:tcPr>
                <w:p w14:paraId="2F626F51" w14:textId="77777777" w:rsidR="003C7C52" w:rsidRPr="00C40EE5" w:rsidRDefault="003C7C52" w:rsidP="003C7C52">
                  <w:pPr>
                    <w:spacing w:before="0" w:after="0"/>
                    <w:rPr>
                      <w:rFonts w:eastAsia="Times New Roman" w:cs="Times New Roman"/>
                      <w:sz w:val="16"/>
                      <w:szCs w:val="16"/>
                    </w:rPr>
                  </w:pPr>
                </w:p>
              </w:tc>
              <w:tc>
                <w:tcPr>
                  <w:tcW w:w="1347" w:type="dxa"/>
                  <w:tcBorders>
                    <w:top w:val="nil"/>
                    <w:left w:val="nil"/>
                    <w:bottom w:val="nil"/>
                    <w:right w:val="nil"/>
                  </w:tcBorders>
                  <w:noWrap/>
                  <w:vAlign w:val="bottom"/>
                  <w:hideMark/>
                </w:tcPr>
                <w:p w14:paraId="6E55452C" w14:textId="77777777" w:rsidR="003C7C52" w:rsidRPr="00C40EE5" w:rsidRDefault="003C7C52" w:rsidP="003C7C52">
                  <w:pPr>
                    <w:spacing w:before="0" w:after="0"/>
                    <w:rPr>
                      <w:rFonts w:eastAsia="Times New Roman" w:cs="Times New Roman"/>
                      <w:sz w:val="16"/>
                      <w:szCs w:val="16"/>
                    </w:rPr>
                  </w:pPr>
                </w:p>
              </w:tc>
              <w:tc>
                <w:tcPr>
                  <w:tcW w:w="1347" w:type="dxa"/>
                  <w:tcBorders>
                    <w:top w:val="nil"/>
                    <w:left w:val="nil"/>
                    <w:bottom w:val="nil"/>
                    <w:right w:val="nil"/>
                  </w:tcBorders>
                  <w:noWrap/>
                  <w:vAlign w:val="bottom"/>
                  <w:hideMark/>
                </w:tcPr>
                <w:p w14:paraId="584BA584" w14:textId="77777777" w:rsidR="003C7C52" w:rsidRPr="00C40EE5" w:rsidRDefault="003C7C52" w:rsidP="003C7C52">
                  <w:pPr>
                    <w:spacing w:before="0" w:after="0"/>
                    <w:rPr>
                      <w:rFonts w:eastAsia="Times New Roman" w:cs="Times New Roman"/>
                      <w:sz w:val="16"/>
                      <w:szCs w:val="16"/>
                    </w:rPr>
                  </w:pPr>
                </w:p>
              </w:tc>
            </w:tr>
            <w:tr w:rsidR="003C7C52" w:rsidRPr="00C40EE5" w14:paraId="643EF948" w14:textId="77777777" w:rsidTr="003C7C52">
              <w:trPr>
                <w:trHeight w:val="315"/>
              </w:trPr>
              <w:tc>
                <w:tcPr>
                  <w:tcW w:w="1662" w:type="dxa"/>
                  <w:tcBorders>
                    <w:top w:val="nil"/>
                    <w:left w:val="nil"/>
                    <w:bottom w:val="nil"/>
                    <w:right w:val="nil"/>
                  </w:tcBorders>
                  <w:noWrap/>
                  <w:vAlign w:val="bottom"/>
                  <w:hideMark/>
                </w:tcPr>
                <w:p w14:paraId="14804EAA" w14:textId="77777777" w:rsidR="003C7C52" w:rsidRPr="00C40EE5" w:rsidRDefault="003C7C52" w:rsidP="003C7C52">
                  <w:pPr>
                    <w:spacing w:before="0" w:after="0"/>
                    <w:rPr>
                      <w:rFonts w:eastAsia="Times New Roman" w:cs="Times New Roman"/>
                      <w:sz w:val="16"/>
                      <w:szCs w:val="16"/>
                    </w:rPr>
                  </w:pPr>
                </w:p>
              </w:tc>
              <w:tc>
                <w:tcPr>
                  <w:tcW w:w="1154" w:type="dxa"/>
                  <w:tcBorders>
                    <w:top w:val="nil"/>
                    <w:left w:val="nil"/>
                    <w:bottom w:val="nil"/>
                    <w:right w:val="nil"/>
                  </w:tcBorders>
                  <w:noWrap/>
                  <w:vAlign w:val="bottom"/>
                  <w:hideMark/>
                </w:tcPr>
                <w:p w14:paraId="19568363" w14:textId="77777777" w:rsidR="003C7C52" w:rsidRPr="00C40EE5" w:rsidRDefault="003C7C52" w:rsidP="003C7C52">
                  <w:pPr>
                    <w:spacing w:before="0" w:after="0"/>
                    <w:rPr>
                      <w:rFonts w:eastAsia="Times New Roman" w:cs="Times New Roman"/>
                      <w:sz w:val="16"/>
                      <w:szCs w:val="16"/>
                    </w:rPr>
                  </w:pPr>
                </w:p>
              </w:tc>
              <w:tc>
                <w:tcPr>
                  <w:tcW w:w="1347" w:type="dxa"/>
                  <w:tcBorders>
                    <w:top w:val="nil"/>
                    <w:left w:val="nil"/>
                    <w:bottom w:val="nil"/>
                    <w:right w:val="nil"/>
                  </w:tcBorders>
                  <w:noWrap/>
                  <w:vAlign w:val="bottom"/>
                  <w:hideMark/>
                </w:tcPr>
                <w:p w14:paraId="26FB2636" w14:textId="77777777" w:rsidR="003C7C52" w:rsidRPr="00C40EE5" w:rsidRDefault="003C7C52" w:rsidP="003C7C52">
                  <w:pPr>
                    <w:spacing w:before="0" w:after="0"/>
                    <w:rPr>
                      <w:rFonts w:eastAsia="Times New Roman" w:cs="Times New Roman"/>
                      <w:sz w:val="16"/>
                      <w:szCs w:val="16"/>
                    </w:rPr>
                  </w:pPr>
                </w:p>
              </w:tc>
              <w:tc>
                <w:tcPr>
                  <w:tcW w:w="1347" w:type="dxa"/>
                  <w:tcBorders>
                    <w:top w:val="nil"/>
                    <w:left w:val="nil"/>
                    <w:bottom w:val="nil"/>
                    <w:right w:val="nil"/>
                  </w:tcBorders>
                  <w:noWrap/>
                  <w:vAlign w:val="bottom"/>
                  <w:hideMark/>
                </w:tcPr>
                <w:p w14:paraId="0BF5B6C5" w14:textId="77777777" w:rsidR="003C7C52" w:rsidRPr="00C40EE5" w:rsidRDefault="003C7C52" w:rsidP="003C7C52">
                  <w:pPr>
                    <w:spacing w:before="0" w:after="0"/>
                    <w:rPr>
                      <w:rFonts w:eastAsia="Times New Roman" w:cs="Times New Roman"/>
                      <w:sz w:val="16"/>
                      <w:szCs w:val="16"/>
                    </w:rPr>
                  </w:pPr>
                </w:p>
              </w:tc>
              <w:tc>
                <w:tcPr>
                  <w:tcW w:w="1347" w:type="dxa"/>
                  <w:tcBorders>
                    <w:top w:val="nil"/>
                    <w:left w:val="nil"/>
                    <w:bottom w:val="nil"/>
                    <w:right w:val="nil"/>
                  </w:tcBorders>
                  <w:noWrap/>
                  <w:vAlign w:val="bottom"/>
                  <w:hideMark/>
                </w:tcPr>
                <w:p w14:paraId="6C714C2D" w14:textId="77777777" w:rsidR="003C7C52" w:rsidRPr="00C40EE5" w:rsidRDefault="003C7C52" w:rsidP="003C7C52">
                  <w:pPr>
                    <w:spacing w:before="0" w:after="0"/>
                    <w:rPr>
                      <w:rFonts w:eastAsia="Times New Roman" w:cs="Times New Roman"/>
                      <w:sz w:val="16"/>
                      <w:szCs w:val="16"/>
                    </w:rPr>
                  </w:pPr>
                </w:p>
              </w:tc>
              <w:tc>
                <w:tcPr>
                  <w:tcW w:w="1347" w:type="dxa"/>
                  <w:tcBorders>
                    <w:top w:val="nil"/>
                    <w:left w:val="nil"/>
                    <w:bottom w:val="nil"/>
                    <w:right w:val="nil"/>
                  </w:tcBorders>
                  <w:noWrap/>
                  <w:vAlign w:val="bottom"/>
                  <w:hideMark/>
                </w:tcPr>
                <w:p w14:paraId="5184456B" w14:textId="77777777" w:rsidR="003C7C52" w:rsidRPr="00C40EE5" w:rsidRDefault="003C7C52" w:rsidP="003C7C52">
                  <w:pPr>
                    <w:spacing w:before="0" w:after="0"/>
                    <w:rPr>
                      <w:rFonts w:eastAsia="Times New Roman" w:cs="Times New Roman"/>
                      <w:sz w:val="16"/>
                      <w:szCs w:val="16"/>
                    </w:rPr>
                  </w:pPr>
                </w:p>
              </w:tc>
              <w:tc>
                <w:tcPr>
                  <w:tcW w:w="1347" w:type="dxa"/>
                  <w:tcBorders>
                    <w:top w:val="nil"/>
                    <w:left w:val="nil"/>
                    <w:bottom w:val="nil"/>
                    <w:right w:val="nil"/>
                  </w:tcBorders>
                  <w:noWrap/>
                  <w:vAlign w:val="bottom"/>
                  <w:hideMark/>
                </w:tcPr>
                <w:p w14:paraId="5A680970" w14:textId="77777777" w:rsidR="003C7C52" w:rsidRPr="00C40EE5" w:rsidRDefault="003C7C52" w:rsidP="003C7C52">
                  <w:pPr>
                    <w:spacing w:before="0" w:after="0"/>
                    <w:rPr>
                      <w:rFonts w:eastAsia="Times New Roman" w:cs="Times New Roman"/>
                      <w:sz w:val="16"/>
                      <w:szCs w:val="16"/>
                    </w:rPr>
                  </w:pPr>
                </w:p>
              </w:tc>
            </w:tr>
            <w:tr w:rsidR="003C7C52" w:rsidRPr="00C40EE5" w14:paraId="7884DDC7" w14:textId="77777777" w:rsidTr="003C7C52">
              <w:trPr>
                <w:trHeight w:val="315"/>
              </w:trPr>
              <w:tc>
                <w:tcPr>
                  <w:tcW w:w="1662" w:type="dxa"/>
                  <w:tcBorders>
                    <w:top w:val="nil"/>
                    <w:left w:val="nil"/>
                    <w:bottom w:val="nil"/>
                    <w:right w:val="nil"/>
                  </w:tcBorders>
                  <w:noWrap/>
                  <w:vAlign w:val="bottom"/>
                  <w:hideMark/>
                </w:tcPr>
                <w:p w14:paraId="5EEE3910" w14:textId="77777777" w:rsidR="003C7C52" w:rsidRPr="00C40EE5" w:rsidRDefault="003C7C52" w:rsidP="003C7C52">
                  <w:pPr>
                    <w:spacing w:before="0" w:after="0"/>
                    <w:rPr>
                      <w:rFonts w:eastAsia="Times New Roman" w:cs="Times New Roman"/>
                      <w:color w:val="000000"/>
                      <w:sz w:val="16"/>
                      <w:szCs w:val="16"/>
                    </w:rPr>
                  </w:pPr>
                  <w:r w:rsidRPr="00C40EE5">
                    <w:rPr>
                      <w:rFonts w:eastAsia="Times New Roman" w:cs="Times New Roman"/>
                      <w:color w:val="000000"/>
                      <w:sz w:val="16"/>
                      <w:szCs w:val="16"/>
                    </w:rPr>
                    <w:t>SUMMARY</w:t>
                  </w:r>
                </w:p>
              </w:tc>
              <w:tc>
                <w:tcPr>
                  <w:tcW w:w="1154" w:type="dxa"/>
                  <w:tcBorders>
                    <w:top w:val="nil"/>
                    <w:left w:val="nil"/>
                    <w:bottom w:val="nil"/>
                    <w:right w:val="nil"/>
                  </w:tcBorders>
                  <w:noWrap/>
                  <w:vAlign w:val="bottom"/>
                  <w:hideMark/>
                </w:tcPr>
                <w:p w14:paraId="741008F4" w14:textId="77777777" w:rsidR="003C7C52" w:rsidRPr="00C40EE5" w:rsidRDefault="003C7C52" w:rsidP="003C7C52">
                  <w:pPr>
                    <w:spacing w:before="0" w:after="0"/>
                    <w:rPr>
                      <w:rFonts w:eastAsia="Times New Roman" w:cs="Times New Roman"/>
                      <w:color w:val="000000"/>
                      <w:sz w:val="16"/>
                      <w:szCs w:val="16"/>
                    </w:rPr>
                  </w:pPr>
                </w:p>
              </w:tc>
              <w:tc>
                <w:tcPr>
                  <w:tcW w:w="1347" w:type="dxa"/>
                  <w:tcBorders>
                    <w:top w:val="nil"/>
                    <w:left w:val="nil"/>
                    <w:bottom w:val="nil"/>
                    <w:right w:val="nil"/>
                  </w:tcBorders>
                  <w:noWrap/>
                  <w:vAlign w:val="bottom"/>
                  <w:hideMark/>
                </w:tcPr>
                <w:p w14:paraId="2634794B" w14:textId="77777777" w:rsidR="003C7C52" w:rsidRPr="00C40EE5" w:rsidRDefault="003C7C52" w:rsidP="003C7C52">
                  <w:pPr>
                    <w:spacing w:before="0" w:after="0"/>
                    <w:rPr>
                      <w:rFonts w:eastAsia="Times New Roman" w:cs="Times New Roman"/>
                      <w:sz w:val="16"/>
                      <w:szCs w:val="16"/>
                    </w:rPr>
                  </w:pPr>
                </w:p>
              </w:tc>
              <w:tc>
                <w:tcPr>
                  <w:tcW w:w="1347" w:type="dxa"/>
                  <w:tcBorders>
                    <w:top w:val="nil"/>
                    <w:left w:val="nil"/>
                    <w:bottom w:val="nil"/>
                    <w:right w:val="nil"/>
                  </w:tcBorders>
                  <w:noWrap/>
                  <w:vAlign w:val="bottom"/>
                  <w:hideMark/>
                </w:tcPr>
                <w:p w14:paraId="461E0771" w14:textId="77777777" w:rsidR="003C7C52" w:rsidRPr="00C40EE5" w:rsidRDefault="003C7C52" w:rsidP="003C7C52">
                  <w:pPr>
                    <w:spacing w:before="0" w:after="0"/>
                    <w:rPr>
                      <w:rFonts w:eastAsia="Times New Roman" w:cs="Times New Roman"/>
                      <w:sz w:val="16"/>
                      <w:szCs w:val="16"/>
                    </w:rPr>
                  </w:pPr>
                </w:p>
              </w:tc>
              <w:tc>
                <w:tcPr>
                  <w:tcW w:w="1347" w:type="dxa"/>
                  <w:tcBorders>
                    <w:top w:val="nil"/>
                    <w:left w:val="nil"/>
                    <w:bottom w:val="nil"/>
                    <w:right w:val="nil"/>
                  </w:tcBorders>
                  <w:noWrap/>
                  <w:vAlign w:val="bottom"/>
                  <w:hideMark/>
                </w:tcPr>
                <w:p w14:paraId="091041B0" w14:textId="77777777" w:rsidR="003C7C52" w:rsidRPr="00C40EE5" w:rsidRDefault="003C7C52" w:rsidP="003C7C52">
                  <w:pPr>
                    <w:spacing w:before="0" w:after="0"/>
                    <w:rPr>
                      <w:rFonts w:eastAsia="Times New Roman" w:cs="Times New Roman"/>
                      <w:sz w:val="16"/>
                      <w:szCs w:val="16"/>
                    </w:rPr>
                  </w:pPr>
                </w:p>
              </w:tc>
              <w:tc>
                <w:tcPr>
                  <w:tcW w:w="1347" w:type="dxa"/>
                  <w:tcBorders>
                    <w:top w:val="nil"/>
                    <w:left w:val="nil"/>
                    <w:bottom w:val="nil"/>
                    <w:right w:val="nil"/>
                  </w:tcBorders>
                  <w:noWrap/>
                  <w:vAlign w:val="bottom"/>
                  <w:hideMark/>
                </w:tcPr>
                <w:p w14:paraId="4FB4A2ED" w14:textId="77777777" w:rsidR="003C7C52" w:rsidRPr="00C40EE5" w:rsidRDefault="003C7C52" w:rsidP="003C7C52">
                  <w:pPr>
                    <w:spacing w:before="0" w:after="0"/>
                    <w:rPr>
                      <w:rFonts w:eastAsia="Times New Roman" w:cs="Times New Roman"/>
                      <w:sz w:val="16"/>
                      <w:szCs w:val="16"/>
                    </w:rPr>
                  </w:pPr>
                </w:p>
              </w:tc>
              <w:tc>
                <w:tcPr>
                  <w:tcW w:w="1347" w:type="dxa"/>
                  <w:tcBorders>
                    <w:top w:val="nil"/>
                    <w:left w:val="nil"/>
                    <w:bottom w:val="nil"/>
                    <w:right w:val="nil"/>
                  </w:tcBorders>
                  <w:noWrap/>
                  <w:vAlign w:val="bottom"/>
                  <w:hideMark/>
                </w:tcPr>
                <w:p w14:paraId="5FDB3B75" w14:textId="77777777" w:rsidR="003C7C52" w:rsidRPr="00C40EE5" w:rsidRDefault="003C7C52" w:rsidP="003C7C52">
                  <w:pPr>
                    <w:spacing w:before="0" w:after="0"/>
                    <w:rPr>
                      <w:rFonts w:eastAsia="Times New Roman" w:cs="Times New Roman"/>
                      <w:sz w:val="16"/>
                      <w:szCs w:val="16"/>
                    </w:rPr>
                  </w:pPr>
                </w:p>
              </w:tc>
            </w:tr>
            <w:tr w:rsidR="003C7C52" w:rsidRPr="00C40EE5" w14:paraId="134B5DF3" w14:textId="77777777" w:rsidTr="003C7C52">
              <w:trPr>
                <w:trHeight w:val="315"/>
              </w:trPr>
              <w:tc>
                <w:tcPr>
                  <w:tcW w:w="1662" w:type="dxa"/>
                  <w:tcBorders>
                    <w:top w:val="single" w:sz="4" w:space="0" w:color="000000"/>
                    <w:left w:val="nil"/>
                    <w:bottom w:val="single" w:sz="4" w:space="0" w:color="000000"/>
                    <w:right w:val="nil"/>
                  </w:tcBorders>
                  <w:noWrap/>
                  <w:vAlign w:val="bottom"/>
                  <w:hideMark/>
                </w:tcPr>
                <w:p w14:paraId="1C3D192D" w14:textId="77777777" w:rsidR="003C7C52" w:rsidRPr="00C40EE5" w:rsidRDefault="003C7C52" w:rsidP="003C7C52">
                  <w:pPr>
                    <w:spacing w:before="0" w:after="0"/>
                    <w:jc w:val="center"/>
                    <w:rPr>
                      <w:rFonts w:eastAsia="Times New Roman" w:cs="Times New Roman"/>
                      <w:i/>
                      <w:iCs/>
                      <w:color w:val="000000"/>
                      <w:sz w:val="16"/>
                      <w:szCs w:val="16"/>
                    </w:rPr>
                  </w:pPr>
                  <w:r w:rsidRPr="00C40EE5">
                    <w:rPr>
                      <w:rFonts w:eastAsia="Times New Roman" w:cs="Times New Roman"/>
                      <w:i/>
                      <w:iCs/>
                      <w:color w:val="000000"/>
                      <w:sz w:val="16"/>
                      <w:szCs w:val="16"/>
                    </w:rPr>
                    <w:t>Groups</w:t>
                  </w:r>
                </w:p>
              </w:tc>
              <w:tc>
                <w:tcPr>
                  <w:tcW w:w="1154" w:type="dxa"/>
                  <w:tcBorders>
                    <w:top w:val="single" w:sz="4" w:space="0" w:color="000000"/>
                    <w:left w:val="nil"/>
                    <w:bottom w:val="single" w:sz="4" w:space="0" w:color="000000"/>
                    <w:right w:val="nil"/>
                  </w:tcBorders>
                  <w:noWrap/>
                  <w:vAlign w:val="bottom"/>
                  <w:hideMark/>
                </w:tcPr>
                <w:p w14:paraId="6EFB8CD1" w14:textId="77777777" w:rsidR="003C7C52" w:rsidRPr="00C40EE5" w:rsidRDefault="003C7C52" w:rsidP="003C7C52">
                  <w:pPr>
                    <w:spacing w:before="0" w:after="0"/>
                    <w:jc w:val="center"/>
                    <w:rPr>
                      <w:rFonts w:eastAsia="Times New Roman" w:cs="Times New Roman"/>
                      <w:i/>
                      <w:iCs/>
                      <w:color w:val="000000"/>
                      <w:sz w:val="16"/>
                      <w:szCs w:val="16"/>
                    </w:rPr>
                  </w:pPr>
                  <w:r w:rsidRPr="00C40EE5">
                    <w:rPr>
                      <w:rFonts w:eastAsia="Times New Roman" w:cs="Times New Roman"/>
                      <w:i/>
                      <w:iCs/>
                      <w:color w:val="000000"/>
                      <w:sz w:val="16"/>
                      <w:szCs w:val="16"/>
                    </w:rPr>
                    <w:t>Count</w:t>
                  </w:r>
                </w:p>
              </w:tc>
              <w:tc>
                <w:tcPr>
                  <w:tcW w:w="1347" w:type="dxa"/>
                  <w:tcBorders>
                    <w:top w:val="single" w:sz="4" w:space="0" w:color="000000"/>
                    <w:left w:val="nil"/>
                    <w:bottom w:val="single" w:sz="4" w:space="0" w:color="000000"/>
                    <w:right w:val="nil"/>
                  </w:tcBorders>
                  <w:noWrap/>
                  <w:vAlign w:val="bottom"/>
                  <w:hideMark/>
                </w:tcPr>
                <w:p w14:paraId="435613FA" w14:textId="77777777" w:rsidR="003C7C52" w:rsidRPr="00C40EE5" w:rsidRDefault="003C7C52" w:rsidP="003C7C52">
                  <w:pPr>
                    <w:spacing w:before="0" w:after="0"/>
                    <w:jc w:val="center"/>
                    <w:rPr>
                      <w:rFonts w:eastAsia="Times New Roman" w:cs="Times New Roman"/>
                      <w:i/>
                      <w:iCs/>
                      <w:color w:val="000000"/>
                      <w:sz w:val="16"/>
                      <w:szCs w:val="16"/>
                    </w:rPr>
                  </w:pPr>
                  <w:r w:rsidRPr="00C40EE5">
                    <w:rPr>
                      <w:rFonts w:eastAsia="Times New Roman" w:cs="Times New Roman"/>
                      <w:i/>
                      <w:iCs/>
                      <w:color w:val="000000"/>
                      <w:sz w:val="16"/>
                      <w:szCs w:val="16"/>
                    </w:rPr>
                    <w:t>Sum</w:t>
                  </w:r>
                </w:p>
              </w:tc>
              <w:tc>
                <w:tcPr>
                  <w:tcW w:w="1347" w:type="dxa"/>
                  <w:tcBorders>
                    <w:top w:val="single" w:sz="4" w:space="0" w:color="000000"/>
                    <w:left w:val="nil"/>
                    <w:bottom w:val="single" w:sz="4" w:space="0" w:color="000000"/>
                    <w:right w:val="nil"/>
                  </w:tcBorders>
                  <w:noWrap/>
                  <w:vAlign w:val="bottom"/>
                  <w:hideMark/>
                </w:tcPr>
                <w:p w14:paraId="584946F2" w14:textId="77777777" w:rsidR="003C7C52" w:rsidRPr="00C40EE5" w:rsidRDefault="003C7C52" w:rsidP="003C7C52">
                  <w:pPr>
                    <w:spacing w:before="0" w:after="0"/>
                    <w:jc w:val="center"/>
                    <w:rPr>
                      <w:rFonts w:eastAsia="Times New Roman" w:cs="Times New Roman"/>
                      <w:i/>
                      <w:iCs/>
                      <w:color w:val="000000"/>
                      <w:sz w:val="16"/>
                      <w:szCs w:val="16"/>
                    </w:rPr>
                  </w:pPr>
                  <w:r w:rsidRPr="00C40EE5">
                    <w:rPr>
                      <w:rFonts w:eastAsia="Times New Roman" w:cs="Times New Roman"/>
                      <w:i/>
                      <w:iCs/>
                      <w:color w:val="000000"/>
                      <w:sz w:val="16"/>
                      <w:szCs w:val="16"/>
                    </w:rPr>
                    <w:t>Average</w:t>
                  </w:r>
                </w:p>
              </w:tc>
              <w:tc>
                <w:tcPr>
                  <w:tcW w:w="1347" w:type="dxa"/>
                  <w:tcBorders>
                    <w:top w:val="single" w:sz="4" w:space="0" w:color="000000"/>
                    <w:left w:val="nil"/>
                    <w:bottom w:val="single" w:sz="4" w:space="0" w:color="000000"/>
                    <w:right w:val="nil"/>
                  </w:tcBorders>
                  <w:noWrap/>
                  <w:vAlign w:val="bottom"/>
                  <w:hideMark/>
                </w:tcPr>
                <w:p w14:paraId="0E3385B0" w14:textId="77777777" w:rsidR="003C7C52" w:rsidRPr="00C40EE5" w:rsidRDefault="003C7C52" w:rsidP="003C7C52">
                  <w:pPr>
                    <w:spacing w:before="0" w:after="0"/>
                    <w:jc w:val="center"/>
                    <w:rPr>
                      <w:rFonts w:eastAsia="Times New Roman" w:cs="Times New Roman"/>
                      <w:i/>
                      <w:iCs/>
                      <w:color w:val="000000"/>
                      <w:sz w:val="16"/>
                      <w:szCs w:val="16"/>
                    </w:rPr>
                  </w:pPr>
                  <w:r w:rsidRPr="00C40EE5">
                    <w:rPr>
                      <w:rFonts w:eastAsia="Times New Roman" w:cs="Times New Roman"/>
                      <w:i/>
                      <w:iCs/>
                      <w:color w:val="000000"/>
                      <w:sz w:val="16"/>
                      <w:szCs w:val="16"/>
                    </w:rPr>
                    <w:t>Variance</w:t>
                  </w:r>
                </w:p>
              </w:tc>
              <w:tc>
                <w:tcPr>
                  <w:tcW w:w="1347" w:type="dxa"/>
                  <w:tcBorders>
                    <w:top w:val="nil"/>
                    <w:left w:val="nil"/>
                    <w:bottom w:val="nil"/>
                    <w:right w:val="nil"/>
                  </w:tcBorders>
                  <w:noWrap/>
                  <w:vAlign w:val="bottom"/>
                  <w:hideMark/>
                </w:tcPr>
                <w:p w14:paraId="699C6742" w14:textId="77777777" w:rsidR="003C7C52" w:rsidRPr="00C40EE5" w:rsidRDefault="003C7C52" w:rsidP="003C7C52">
                  <w:pPr>
                    <w:spacing w:before="0" w:after="0"/>
                    <w:jc w:val="center"/>
                    <w:rPr>
                      <w:rFonts w:eastAsia="Times New Roman" w:cs="Times New Roman"/>
                      <w:i/>
                      <w:iCs/>
                      <w:color w:val="000000"/>
                      <w:sz w:val="16"/>
                      <w:szCs w:val="16"/>
                    </w:rPr>
                  </w:pPr>
                </w:p>
              </w:tc>
              <w:tc>
                <w:tcPr>
                  <w:tcW w:w="1347" w:type="dxa"/>
                  <w:tcBorders>
                    <w:top w:val="nil"/>
                    <w:left w:val="nil"/>
                    <w:bottom w:val="nil"/>
                    <w:right w:val="nil"/>
                  </w:tcBorders>
                  <w:noWrap/>
                  <w:vAlign w:val="bottom"/>
                  <w:hideMark/>
                </w:tcPr>
                <w:p w14:paraId="30324344" w14:textId="77777777" w:rsidR="003C7C52" w:rsidRPr="00C40EE5" w:rsidRDefault="003C7C52" w:rsidP="003C7C52">
                  <w:pPr>
                    <w:spacing w:before="0" w:after="0"/>
                    <w:rPr>
                      <w:rFonts w:eastAsia="Times New Roman" w:cs="Times New Roman"/>
                      <w:sz w:val="16"/>
                      <w:szCs w:val="16"/>
                    </w:rPr>
                  </w:pPr>
                </w:p>
              </w:tc>
            </w:tr>
            <w:tr w:rsidR="003C7C52" w:rsidRPr="00C40EE5" w14:paraId="34352254" w14:textId="77777777" w:rsidTr="003C7C52">
              <w:trPr>
                <w:trHeight w:val="315"/>
              </w:trPr>
              <w:tc>
                <w:tcPr>
                  <w:tcW w:w="1662" w:type="dxa"/>
                  <w:tcBorders>
                    <w:top w:val="nil"/>
                    <w:left w:val="nil"/>
                    <w:bottom w:val="nil"/>
                    <w:right w:val="nil"/>
                  </w:tcBorders>
                  <w:noWrap/>
                  <w:vAlign w:val="bottom"/>
                  <w:hideMark/>
                </w:tcPr>
                <w:p w14:paraId="4D5FE960" w14:textId="77777777" w:rsidR="003C7C52" w:rsidRPr="00C40EE5" w:rsidRDefault="003C7C52" w:rsidP="003C7C52">
                  <w:pPr>
                    <w:spacing w:before="0" w:after="0"/>
                    <w:rPr>
                      <w:rFonts w:eastAsia="Times New Roman" w:cs="Times New Roman"/>
                      <w:color w:val="000000"/>
                      <w:sz w:val="16"/>
                      <w:szCs w:val="16"/>
                    </w:rPr>
                  </w:pPr>
                  <w:r w:rsidRPr="00C40EE5">
                    <w:rPr>
                      <w:rFonts w:eastAsia="Times New Roman" w:cs="Times New Roman"/>
                      <w:color w:val="000000"/>
                      <w:sz w:val="16"/>
                      <w:szCs w:val="16"/>
                    </w:rPr>
                    <w:t>Control (C1)</w:t>
                  </w:r>
                </w:p>
              </w:tc>
              <w:tc>
                <w:tcPr>
                  <w:tcW w:w="1154" w:type="dxa"/>
                  <w:tcBorders>
                    <w:top w:val="nil"/>
                    <w:left w:val="nil"/>
                    <w:bottom w:val="nil"/>
                    <w:right w:val="nil"/>
                  </w:tcBorders>
                  <w:noWrap/>
                  <w:vAlign w:val="bottom"/>
                  <w:hideMark/>
                </w:tcPr>
                <w:p w14:paraId="7388E742" w14:textId="77777777" w:rsidR="003C7C52" w:rsidRPr="00C40EE5" w:rsidRDefault="003C7C52" w:rsidP="003C7C52">
                  <w:pPr>
                    <w:spacing w:before="0" w:after="0"/>
                    <w:jc w:val="right"/>
                    <w:rPr>
                      <w:rFonts w:eastAsia="Times New Roman" w:cs="Times New Roman"/>
                      <w:color w:val="000000"/>
                      <w:sz w:val="16"/>
                      <w:szCs w:val="16"/>
                    </w:rPr>
                  </w:pPr>
                  <w:r w:rsidRPr="00C40EE5">
                    <w:rPr>
                      <w:rFonts w:eastAsia="Times New Roman" w:cs="Times New Roman"/>
                      <w:color w:val="000000"/>
                      <w:sz w:val="16"/>
                      <w:szCs w:val="16"/>
                    </w:rPr>
                    <w:t>42</w:t>
                  </w:r>
                </w:p>
              </w:tc>
              <w:tc>
                <w:tcPr>
                  <w:tcW w:w="1347" w:type="dxa"/>
                  <w:tcBorders>
                    <w:top w:val="nil"/>
                    <w:left w:val="nil"/>
                    <w:bottom w:val="nil"/>
                    <w:right w:val="nil"/>
                  </w:tcBorders>
                  <w:noWrap/>
                  <w:vAlign w:val="bottom"/>
                  <w:hideMark/>
                </w:tcPr>
                <w:p w14:paraId="661CB195" w14:textId="77777777" w:rsidR="003C7C52" w:rsidRPr="00C40EE5" w:rsidRDefault="003C7C52" w:rsidP="003C7C52">
                  <w:pPr>
                    <w:spacing w:before="0" w:after="0"/>
                    <w:jc w:val="right"/>
                    <w:rPr>
                      <w:rFonts w:eastAsia="Times New Roman" w:cs="Times New Roman"/>
                      <w:color w:val="000000"/>
                      <w:sz w:val="16"/>
                      <w:szCs w:val="16"/>
                    </w:rPr>
                  </w:pPr>
                  <w:r w:rsidRPr="00C40EE5">
                    <w:rPr>
                      <w:rFonts w:eastAsia="Times New Roman" w:cs="Times New Roman"/>
                      <w:color w:val="000000"/>
                      <w:sz w:val="16"/>
                      <w:szCs w:val="16"/>
                    </w:rPr>
                    <w:t>3725.4</w:t>
                  </w:r>
                </w:p>
              </w:tc>
              <w:tc>
                <w:tcPr>
                  <w:tcW w:w="1347" w:type="dxa"/>
                  <w:tcBorders>
                    <w:top w:val="nil"/>
                    <w:left w:val="nil"/>
                    <w:bottom w:val="nil"/>
                    <w:right w:val="nil"/>
                  </w:tcBorders>
                  <w:noWrap/>
                  <w:vAlign w:val="bottom"/>
                  <w:hideMark/>
                </w:tcPr>
                <w:p w14:paraId="75D57C77" w14:textId="77777777" w:rsidR="003C7C52" w:rsidRPr="00C40EE5" w:rsidRDefault="003C7C52" w:rsidP="003C7C52">
                  <w:pPr>
                    <w:spacing w:before="0" w:after="0"/>
                    <w:jc w:val="right"/>
                    <w:rPr>
                      <w:rFonts w:eastAsia="Times New Roman" w:cs="Times New Roman"/>
                      <w:color w:val="000000"/>
                      <w:sz w:val="16"/>
                      <w:szCs w:val="16"/>
                    </w:rPr>
                  </w:pPr>
                  <w:r w:rsidRPr="00C40EE5">
                    <w:rPr>
                      <w:rFonts w:eastAsia="Times New Roman" w:cs="Times New Roman"/>
                      <w:color w:val="000000"/>
                      <w:sz w:val="16"/>
                      <w:szCs w:val="16"/>
                    </w:rPr>
                    <w:t>88.7</w:t>
                  </w:r>
                </w:p>
              </w:tc>
              <w:tc>
                <w:tcPr>
                  <w:tcW w:w="1347" w:type="dxa"/>
                  <w:tcBorders>
                    <w:top w:val="nil"/>
                    <w:left w:val="nil"/>
                    <w:bottom w:val="nil"/>
                    <w:right w:val="nil"/>
                  </w:tcBorders>
                  <w:noWrap/>
                  <w:vAlign w:val="bottom"/>
                  <w:hideMark/>
                </w:tcPr>
                <w:p w14:paraId="1A14CB2F" w14:textId="77777777" w:rsidR="003C7C52" w:rsidRPr="00C40EE5" w:rsidRDefault="003C7C52" w:rsidP="003C7C52">
                  <w:pPr>
                    <w:spacing w:before="0" w:after="0"/>
                    <w:jc w:val="right"/>
                    <w:rPr>
                      <w:rFonts w:eastAsia="Times New Roman" w:cs="Times New Roman"/>
                      <w:color w:val="000000"/>
                      <w:sz w:val="16"/>
                      <w:szCs w:val="16"/>
                    </w:rPr>
                  </w:pPr>
                  <w:r w:rsidRPr="00C40EE5">
                    <w:rPr>
                      <w:rFonts w:eastAsia="Times New Roman" w:cs="Times New Roman"/>
                      <w:color w:val="000000"/>
                      <w:sz w:val="16"/>
                      <w:szCs w:val="16"/>
                    </w:rPr>
                    <w:t>335.7849463</w:t>
                  </w:r>
                </w:p>
              </w:tc>
              <w:tc>
                <w:tcPr>
                  <w:tcW w:w="1347" w:type="dxa"/>
                  <w:tcBorders>
                    <w:top w:val="nil"/>
                    <w:left w:val="nil"/>
                    <w:bottom w:val="nil"/>
                    <w:right w:val="nil"/>
                  </w:tcBorders>
                  <w:noWrap/>
                  <w:vAlign w:val="bottom"/>
                  <w:hideMark/>
                </w:tcPr>
                <w:p w14:paraId="2AC3778F" w14:textId="77777777" w:rsidR="003C7C52" w:rsidRPr="00C40EE5" w:rsidRDefault="003C7C52" w:rsidP="003C7C52">
                  <w:pPr>
                    <w:spacing w:before="0" w:after="0"/>
                    <w:jc w:val="right"/>
                    <w:rPr>
                      <w:rFonts w:eastAsia="Times New Roman" w:cs="Times New Roman"/>
                      <w:color w:val="000000"/>
                      <w:sz w:val="16"/>
                      <w:szCs w:val="16"/>
                    </w:rPr>
                  </w:pPr>
                </w:p>
              </w:tc>
              <w:tc>
                <w:tcPr>
                  <w:tcW w:w="1347" w:type="dxa"/>
                  <w:tcBorders>
                    <w:top w:val="nil"/>
                    <w:left w:val="nil"/>
                    <w:bottom w:val="nil"/>
                    <w:right w:val="nil"/>
                  </w:tcBorders>
                  <w:noWrap/>
                  <w:vAlign w:val="bottom"/>
                  <w:hideMark/>
                </w:tcPr>
                <w:p w14:paraId="27CE663E" w14:textId="77777777" w:rsidR="003C7C52" w:rsidRPr="00C40EE5" w:rsidRDefault="003C7C52" w:rsidP="003C7C52">
                  <w:pPr>
                    <w:spacing w:before="0" w:after="0"/>
                    <w:rPr>
                      <w:rFonts w:eastAsia="Times New Roman" w:cs="Times New Roman"/>
                      <w:sz w:val="16"/>
                      <w:szCs w:val="16"/>
                    </w:rPr>
                  </w:pPr>
                </w:p>
              </w:tc>
            </w:tr>
            <w:tr w:rsidR="003C7C52" w:rsidRPr="00C40EE5" w14:paraId="56111315" w14:textId="77777777" w:rsidTr="003C7C52">
              <w:trPr>
                <w:trHeight w:val="315"/>
              </w:trPr>
              <w:tc>
                <w:tcPr>
                  <w:tcW w:w="1662" w:type="dxa"/>
                  <w:tcBorders>
                    <w:top w:val="nil"/>
                    <w:left w:val="nil"/>
                    <w:bottom w:val="nil"/>
                    <w:right w:val="nil"/>
                  </w:tcBorders>
                  <w:noWrap/>
                  <w:vAlign w:val="bottom"/>
                  <w:hideMark/>
                </w:tcPr>
                <w:p w14:paraId="7572C721" w14:textId="77777777" w:rsidR="003C7C52" w:rsidRPr="00C40EE5" w:rsidRDefault="003C7C52" w:rsidP="003C7C52">
                  <w:pPr>
                    <w:spacing w:before="0" w:after="0"/>
                    <w:rPr>
                      <w:rFonts w:eastAsia="Times New Roman" w:cs="Times New Roman"/>
                      <w:color w:val="000000"/>
                      <w:sz w:val="16"/>
                      <w:szCs w:val="16"/>
                    </w:rPr>
                  </w:pPr>
                  <w:r w:rsidRPr="00C40EE5">
                    <w:rPr>
                      <w:rFonts w:eastAsia="Times New Roman" w:cs="Times New Roman"/>
                      <w:color w:val="000000"/>
                      <w:sz w:val="16"/>
                      <w:szCs w:val="16"/>
                    </w:rPr>
                    <w:t>Control (C2)</w:t>
                  </w:r>
                </w:p>
              </w:tc>
              <w:tc>
                <w:tcPr>
                  <w:tcW w:w="1154" w:type="dxa"/>
                  <w:tcBorders>
                    <w:top w:val="nil"/>
                    <w:left w:val="nil"/>
                    <w:bottom w:val="nil"/>
                    <w:right w:val="nil"/>
                  </w:tcBorders>
                  <w:noWrap/>
                  <w:vAlign w:val="bottom"/>
                  <w:hideMark/>
                </w:tcPr>
                <w:p w14:paraId="4F4E3C4A" w14:textId="77777777" w:rsidR="003C7C52" w:rsidRPr="00C40EE5" w:rsidRDefault="003C7C52" w:rsidP="003C7C52">
                  <w:pPr>
                    <w:spacing w:before="0" w:after="0"/>
                    <w:jc w:val="right"/>
                    <w:rPr>
                      <w:rFonts w:eastAsia="Times New Roman" w:cs="Times New Roman"/>
                      <w:color w:val="000000"/>
                      <w:sz w:val="16"/>
                      <w:szCs w:val="16"/>
                    </w:rPr>
                  </w:pPr>
                  <w:r w:rsidRPr="00C40EE5">
                    <w:rPr>
                      <w:rFonts w:eastAsia="Times New Roman" w:cs="Times New Roman"/>
                      <w:color w:val="000000"/>
                      <w:sz w:val="16"/>
                      <w:szCs w:val="16"/>
                    </w:rPr>
                    <w:t>43</w:t>
                  </w:r>
                </w:p>
              </w:tc>
              <w:tc>
                <w:tcPr>
                  <w:tcW w:w="1347" w:type="dxa"/>
                  <w:tcBorders>
                    <w:top w:val="nil"/>
                    <w:left w:val="nil"/>
                    <w:bottom w:val="nil"/>
                    <w:right w:val="nil"/>
                  </w:tcBorders>
                  <w:noWrap/>
                  <w:vAlign w:val="bottom"/>
                  <w:hideMark/>
                </w:tcPr>
                <w:p w14:paraId="076BD41A" w14:textId="77777777" w:rsidR="003C7C52" w:rsidRPr="00C40EE5" w:rsidRDefault="003C7C52" w:rsidP="003C7C52">
                  <w:pPr>
                    <w:spacing w:before="0" w:after="0"/>
                    <w:jc w:val="right"/>
                    <w:rPr>
                      <w:rFonts w:eastAsia="Times New Roman" w:cs="Times New Roman"/>
                      <w:color w:val="000000"/>
                      <w:sz w:val="16"/>
                      <w:szCs w:val="16"/>
                    </w:rPr>
                  </w:pPr>
                  <w:r w:rsidRPr="00C40EE5">
                    <w:rPr>
                      <w:rFonts w:eastAsia="Times New Roman" w:cs="Times New Roman"/>
                      <w:color w:val="000000"/>
                      <w:sz w:val="16"/>
                      <w:szCs w:val="16"/>
                    </w:rPr>
                    <w:t>3721.27</w:t>
                  </w:r>
                </w:p>
              </w:tc>
              <w:tc>
                <w:tcPr>
                  <w:tcW w:w="1347" w:type="dxa"/>
                  <w:tcBorders>
                    <w:top w:val="nil"/>
                    <w:left w:val="nil"/>
                    <w:bottom w:val="nil"/>
                    <w:right w:val="nil"/>
                  </w:tcBorders>
                  <w:noWrap/>
                  <w:vAlign w:val="bottom"/>
                  <w:hideMark/>
                </w:tcPr>
                <w:p w14:paraId="4EB4AE87" w14:textId="77777777" w:rsidR="003C7C52" w:rsidRPr="00C40EE5" w:rsidRDefault="003C7C52" w:rsidP="003C7C52">
                  <w:pPr>
                    <w:spacing w:before="0" w:after="0"/>
                    <w:jc w:val="right"/>
                    <w:rPr>
                      <w:rFonts w:eastAsia="Times New Roman" w:cs="Times New Roman"/>
                      <w:color w:val="000000"/>
                      <w:sz w:val="16"/>
                      <w:szCs w:val="16"/>
                    </w:rPr>
                  </w:pPr>
                  <w:r w:rsidRPr="00C40EE5">
                    <w:rPr>
                      <w:rFonts w:eastAsia="Times New Roman" w:cs="Times New Roman"/>
                      <w:color w:val="000000"/>
                      <w:sz w:val="16"/>
                      <w:szCs w:val="16"/>
                    </w:rPr>
                    <w:t>86.54116279</w:t>
                  </w:r>
                </w:p>
              </w:tc>
              <w:tc>
                <w:tcPr>
                  <w:tcW w:w="1347" w:type="dxa"/>
                  <w:tcBorders>
                    <w:top w:val="nil"/>
                    <w:left w:val="nil"/>
                    <w:bottom w:val="nil"/>
                    <w:right w:val="nil"/>
                  </w:tcBorders>
                  <w:noWrap/>
                  <w:vAlign w:val="bottom"/>
                  <w:hideMark/>
                </w:tcPr>
                <w:p w14:paraId="04985D05" w14:textId="77777777" w:rsidR="003C7C52" w:rsidRPr="00C40EE5" w:rsidRDefault="003C7C52" w:rsidP="003C7C52">
                  <w:pPr>
                    <w:spacing w:before="0" w:after="0"/>
                    <w:jc w:val="right"/>
                    <w:rPr>
                      <w:rFonts w:eastAsia="Times New Roman" w:cs="Times New Roman"/>
                      <w:color w:val="000000"/>
                      <w:sz w:val="16"/>
                      <w:szCs w:val="16"/>
                    </w:rPr>
                  </w:pPr>
                  <w:r w:rsidRPr="00C40EE5">
                    <w:rPr>
                      <w:rFonts w:eastAsia="Times New Roman" w:cs="Times New Roman"/>
                      <w:color w:val="000000"/>
                      <w:sz w:val="16"/>
                      <w:szCs w:val="16"/>
                    </w:rPr>
                    <w:t>290.9826153</w:t>
                  </w:r>
                </w:p>
              </w:tc>
              <w:tc>
                <w:tcPr>
                  <w:tcW w:w="1347" w:type="dxa"/>
                  <w:tcBorders>
                    <w:top w:val="nil"/>
                    <w:left w:val="nil"/>
                    <w:bottom w:val="nil"/>
                    <w:right w:val="nil"/>
                  </w:tcBorders>
                  <w:noWrap/>
                  <w:vAlign w:val="bottom"/>
                  <w:hideMark/>
                </w:tcPr>
                <w:p w14:paraId="6435327A" w14:textId="77777777" w:rsidR="003C7C52" w:rsidRPr="00C40EE5" w:rsidRDefault="003C7C52" w:rsidP="003C7C52">
                  <w:pPr>
                    <w:spacing w:before="0" w:after="0"/>
                    <w:jc w:val="right"/>
                    <w:rPr>
                      <w:rFonts w:eastAsia="Times New Roman" w:cs="Times New Roman"/>
                      <w:color w:val="000000"/>
                      <w:sz w:val="16"/>
                      <w:szCs w:val="16"/>
                    </w:rPr>
                  </w:pPr>
                </w:p>
              </w:tc>
              <w:tc>
                <w:tcPr>
                  <w:tcW w:w="1347" w:type="dxa"/>
                  <w:tcBorders>
                    <w:top w:val="nil"/>
                    <w:left w:val="nil"/>
                    <w:bottom w:val="nil"/>
                    <w:right w:val="nil"/>
                  </w:tcBorders>
                  <w:noWrap/>
                  <w:vAlign w:val="bottom"/>
                  <w:hideMark/>
                </w:tcPr>
                <w:p w14:paraId="67DE4BDC" w14:textId="77777777" w:rsidR="003C7C52" w:rsidRPr="00C40EE5" w:rsidRDefault="003C7C52" w:rsidP="003C7C52">
                  <w:pPr>
                    <w:spacing w:before="0" w:after="0"/>
                    <w:rPr>
                      <w:rFonts w:eastAsia="Times New Roman" w:cs="Times New Roman"/>
                      <w:sz w:val="16"/>
                      <w:szCs w:val="16"/>
                    </w:rPr>
                  </w:pPr>
                </w:p>
              </w:tc>
            </w:tr>
            <w:tr w:rsidR="003C7C52" w:rsidRPr="00C40EE5" w14:paraId="58F5AADE" w14:textId="77777777" w:rsidTr="003C7C52">
              <w:trPr>
                <w:trHeight w:val="315"/>
              </w:trPr>
              <w:tc>
                <w:tcPr>
                  <w:tcW w:w="1662" w:type="dxa"/>
                  <w:tcBorders>
                    <w:top w:val="nil"/>
                    <w:left w:val="nil"/>
                    <w:bottom w:val="single" w:sz="4" w:space="0" w:color="000000"/>
                    <w:right w:val="nil"/>
                  </w:tcBorders>
                  <w:noWrap/>
                  <w:vAlign w:val="bottom"/>
                  <w:hideMark/>
                </w:tcPr>
                <w:p w14:paraId="6815F680" w14:textId="77777777" w:rsidR="003C7C52" w:rsidRPr="00C40EE5" w:rsidRDefault="003C7C52" w:rsidP="003C7C52">
                  <w:pPr>
                    <w:spacing w:before="0" w:after="0"/>
                    <w:rPr>
                      <w:rFonts w:eastAsia="Times New Roman" w:cs="Times New Roman"/>
                      <w:color w:val="000000"/>
                      <w:sz w:val="16"/>
                      <w:szCs w:val="16"/>
                    </w:rPr>
                  </w:pPr>
                  <w:r w:rsidRPr="00C40EE5">
                    <w:rPr>
                      <w:rFonts w:eastAsia="Times New Roman" w:cs="Times New Roman"/>
                      <w:color w:val="000000"/>
                      <w:sz w:val="16"/>
                      <w:szCs w:val="16"/>
                    </w:rPr>
                    <w:t>Experiment (E)</w:t>
                  </w:r>
                </w:p>
              </w:tc>
              <w:tc>
                <w:tcPr>
                  <w:tcW w:w="1154" w:type="dxa"/>
                  <w:tcBorders>
                    <w:top w:val="nil"/>
                    <w:left w:val="nil"/>
                    <w:bottom w:val="single" w:sz="4" w:space="0" w:color="000000"/>
                    <w:right w:val="nil"/>
                  </w:tcBorders>
                  <w:noWrap/>
                  <w:vAlign w:val="bottom"/>
                  <w:hideMark/>
                </w:tcPr>
                <w:p w14:paraId="2D9E7F97" w14:textId="77777777" w:rsidR="003C7C52" w:rsidRPr="00C40EE5" w:rsidRDefault="003C7C52" w:rsidP="003C7C52">
                  <w:pPr>
                    <w:spacing w:before="0" w:after="0"/>
                    <w:jc w:val="right"/>
                    <w:rPr>
                      <w:rFonts w:eastAsia="Times New Roman" w:cs="Times New Roman"/>
                      <w:color w:val="000000"/>
                      <w:sz w:val="16"/>
                      <w:szCs w:val="16"/>
                    </w:rPr>
                  </w:pPr>
                  <w:r w:rsidRPr="00C40EE5">
                    <w:rPr>
                      <w:rFonts w:eastAsia="Times New Roman" w:cs="Times New Roman"/>
                      <w:color w:val="000000"/>
                      <w:sz w:val="16"/>
                      <w:szCs w:val="16"/>
                    </w:rPr>
                    <w:t>53</w:t>
                  </w:r>
                </w:p>
              </w:tc>
              <w:tc>
                <w:tcPr>
                  <w:tcW w:w="1347" w:type="dxa"/>
                  <w:tcBorders>
                    <w:top w:val="nil"/>
                    <w:left w:val="nil"/>
                    <w:bottom w:val="single" w:sz="4" w:space="0" w:color="000000"/>
                    <w:right w:val="nil"/>
                  </w:tcBorders>
                  <w:noWrap/>
                  <w:vAlign w:val="bottom"/>
                  <w:hideMark/>
                </w:tcPr>
                <w:p w14:paraId="34919DB2" w14:textId="77777777" w:rsidR="003C7C52" w:rsidRPr="00C40EE5" w:rsidRDefault="003C7C52" w:rsidP="003C7C52">
                  <w:pPr>
                    <w:spacing w:before="0" w:after="0"/>
                    <w:jc w:val="right"/>
                    <w:rPr>
                      <w:rFonts w:eastAsia="Times New Roman" w:cs="Times New Roman"/>
                      <w:color w:val="000000"/>
                      <w:sz w:val="16"/>
                      <w:szCs w:val="16"/>
                    </w:rPr>
                  </w:pPr>
                  <w:r w:rsidRPr="00C40EE5">
                    <w:rPr>
                      <w:rFonts w:eastAsia="Times New Roman" w:cs="Times New Roman"/>
                      <w:color w:val="000000"/>
                      <w:sz w:val="16"/>
                      <w:szCs w:val="16"/>
                    </w:rPr>
                    <w:t>5033.87</w:t>
                  </w:r>
                </w:p>
              </w:tc>
              <w:tc>
                <w:tcPr>
                  <w:tcW w:w="1347" w:type="dxa"/>
                  <w:tcBorders>
                    <w:top w:val="nil"/>
                    <w:left w:val="nil"/>
                    <w:bottom w:val="single" w:sz="4" w:space="0" w:color="000000"/>
                    <w:right w:val="nil"/>
                  </w:tcBorders>
                  <w:noWrap/>
                  <w:vAlign w:val="bottom"/>
                  <w:hideMark/>
                </w:tcPr>
                <w:p w14:paraId="515B8756" w14:textId="77777777" w:rsidR="003C7C52" w:rsidRPr="00C40EE5" w:rsidRDefault="003C7C52" w:rsidP="003C7C52">
                  <w:pPr>
                    <w:spacing w:before="0" w:after="0"/>
                    <w:jc w:val="right"/>
                    <w:rPr>
                      <w:rFonts w:eastAsia="Times New Roman" w:cs="Times New Roman"/>
                      <w:color w:val="000000"/>
                      <w:sz w:val="16"/>
                      <w:szCs w:val="16"/>
                    </w:rPr>
                  </w:pPr>
                  <w:r w:rsidRPr="00C40EE5">
                    <w:rPr>
                      <w:rFonts w:eastAsia="Times New Roman" w:cs="Times New Roman"/>
                      <w:color w:val="000000"/>
                      <w:sz w:val="16"/>
                      <w:szCs w:val="16"/>
                    </w:rPr>
                    <w:t>94.97867925</w:t>
                  </w:r>
                </w:p>
              </w:tc>
              <w:tc>
                <w:tcPr>
                  <w:tcW w:w="1347" w:type="dxa"/>
                  <w:tcBorders>
                    <w:top w:val="nil"/>
                    <w:left w:val="nil"/>
                    <w:bottom w:val="single" w:sz="4" w:space="0" w:color="000000"/>
                    <w:right w:val="nil"/>
                  </w:tcBorders>
                  <w:noWrap/>
                  <w:vAlign w:val="bottom"/>
                  <w:hideMark/>
                </w:tcPr>
                <w:p w14:paraId="3F63C7A2" w14:textId="77777777" w:rsidR="003C7C52" w:rsidRPr="00C40EE5" w:rsidRDefault="003C7C52" w:rsidP="003C7C52">
                  <w:pPr>
                    <w:spacing w:before="0" w:after="0"/>
                    <w:jc w:val="right"/>
                    <w:rPr>
                      <w:rFonts w:eastAsia="Times New Roman" w:cs="Times New Roman"/>
                      <w:color w:val="000000"/>
                      <w:sz w:val="16"/>
                      <w:szCs w:val="16"/>
                    </w:rPr>
                  </w:pPr>
                  <w:r w:rsidRPr="00C40EE5">
                    <w:rPr>
                      <w:rFonts w:eastAsia="Times New Roman" w:cs="Times New Roman"/>
                      <w:color w:val="000000"/>
                      <w:sz w:val="16"/>
                      <w:szCs w:val="16"/>
                    </w:rPr>
                    <w:t>52.0050963</w:t>
                  </w:r>
                </w:p>
              </w:tc>
              <w:tc>
                <w:tcPr>
                  <w:tcW w:w="1347" w:type="dxa"/>
                  <w:tcBorders>
                    <w:top w:val="nil"/>
                    <w:left w:val="nil"/>
                    <w:bottom w:val="nil"/>
                    <w:right w:val="nil"/>
                  </w:tcBorders>
                  <w:noWrap/>
                  <w:vAlign w:val="bottom"/>
                  <w:hideMark/>
                </w:tcPr>
                <w:p w14:paraId="71EE6013" w14:textId="77777777" w:rsidR="003C7C52" w:rsidRPr="00C40EE5" w:rsidRDefault="003C7C52" w:rsidP="003C7C52">
                  <w:pPr>
                    <w:spacing w:before="0" w:after="0"/>
                    <w:jc w:val="right"/>
                    <w:rPr>
                      <w:rFonts w:eastAsia="Times New Roman" w:cs="Times New Roman"/>
                      <w:color w:val="000000"/>
                      <w:sz w:val="16"/>
                      <w:szCs w:val="16"/>
                    </w:rPr>
                  </w:pPr>
                </w:p>
              </w:tc>
              <w:tc>
                <w:tcPr>
                  <w:tcW w:w="1347" w:type="dxa"/>
                  <w:tcBorders>
                    <w:top w:val="nil"/>
                    <w:left w:val="nil"/>
                    <w:bottom w:val="nil"/>
                    <w:right w:val="nil"/>
                  </w:tcBorders>
                  <w:noWrap/>
                  <w:vAlign w:val="bottom"/>
                  <w:hideMark/>
                </w:tcPr>
                <w:p w14:paraId="60E8AB04" w14:textId="77777777" w:rsidR="003C7C52" w:rsidRPr="00C40EE5" w:rsidRDefault="003C7C52" w:rsidP="003C7C52">
                  <w:pPr>
                    <w:spacing w:before="0" w:after="0"/>
                    <w:rPr>
                      <w:rFonts w:eastAsia="Times New Roman" w:cs="Times New Roman"/>
                      <w:sz w:val="16"/>
                      <w:szCs w:val="16"/>
                    </w:rPr>
                  </w:pPr>
                </w:p>
              </w:tc>
            </w:tr>
            <w:tr w:rsidR="003C7C52" w:rsidRPr="00C40EE5" w14:paraId="3C047B48" w14:textId="77777777" w:rsidTr="003C7C52">
              <w:trPr>
                <w:trHeight w:val="315"/>
              </w:trPr>
              <w:tc>
                <w:tcPr>
                  <w:tcW w:w="1662" w:type="dxa"/>
                  <w:tcBorders>
                    <w:top w:val="nil"/>
                    <w:left w:val="nil"/>
                    <w:bottom w:val="nil"/>
                    <w:right w:val="nil"/>
                  </w:tcBorders>
                  <w:noWrap/>
                  <w:vAlign w:val="bottom"/>
                  <w:hideMark/>
                </w:tcPr>
                <w:p w14:paraId="63A8EE7F" w14:textId="77777777" w:rsidR="003C7C52" w:rsidRPr="00C40EE5" w:rsidRDefault="003C7C52" w:rsidP="003C7C52">
                  <w:pPr>
                    <w:spacing w:before="0" w:after="0"/>
                    <w:rPr>
                      <w:rFonts w:eastAsia="Times New Roman" w:cs="Times New Roman"/>
                      <w:sz w:val="16"/>
                      <w:szCs w:val="16"/>
                    </w:rPr>
                  </w:pPr>
                </w:p>
              </w:tc>
              <w:tc>
                <w:tcPr>
                  <w:tcW w:w="1154" w:type="dxa"/>
                  <w:tcBorders>
                    <w:top w:val="nil"/>
                    <w:left w:val="nil"/>
                    <w:bottom w:val="nil"/>
                    <w:right w:val="nil"/>
                  </w:tcBorders>
                  <w:noWrap/>
                  <w:vAlign w:val="bottom"/>
                  <w:hideMark/>
                </w:tcPr>
                <w:p w14:paraId="62D274E5" w14:textId="77777777" w:rsidR="003C7C52" w:rsidRPr="00C40EE5" w:rsidRDefault="003C7C52" w:rsidP="003C7C52">
                  <w:pPr>
                    <w:spacing w:before="0" w:after="0"/>
                    <w:rPr>
                      <w:rFonts w:eastAsia="Times New Roman" w:cs="Times New Roman"/>
                      <w:sz w:val="16"/>
                      <w:szCs w:val="16"/>
                    </w:rPr>
                  </w:pPr>
                </w:p>
              </w:tc>
              <w:tc>
                <w:tcPr>
                  <w:tcW w:w="1347" w:type="dxa"/>
                  <w:tcBorders>
                    <w:top w:val="nil"/>
                    <w:left w:val="nil"/>
                    <w:bottom w:val="nil"/>
                    <w:right w:val="nil"/>
                  </w:tcBorders>
                  <w:noWrap/>
                  <w:vAlign w:val="bottom"/>
                  <w:hideMark/>
                </w:tcPr>
                <w:p w14:paraId="3EDB7193" w14:textId="77777777" w:rsidR="003C7C52" w:rsidRPr="00C40EE5" w:rsidRDefault="003C7C52" w:rsidP="003C7C52">
                  <w:pPr>
                    <w:spacing w:before="0" w:after="0"/>
                    <w:rPr>
                      <w:rFonts w:eastAsia="Times New Roman" w:cs="Times New Roman"/>
                      <w:sz w:val="16"/>
                      <w:szCs w:val="16"/>
                    </w:rPr>
                  </w:pPr>
                </w:p>
              </w:tc>
              <w:tc>
                <w:tcPr>
                  <w:tcW w:w="1347" w:type="dxa"/>
                  <w:tcBorders>
                    <w:top w:val="nil"/>
                    <w:left w:val="nil"/>
                    <w:bottom w:val="nil"/>
                    <w:right w:val="nil"/>
                  </w:tcBorders>
                  <w:noWrap/>
                  <w:vAlign w:val="bottom"/>
                  <w:hideMark/>
                </w:tcPr>
                <w:p w14:paraId="03A0DBF6" w14:textId="77777777" w:rsidR="003C7C52" w:rsidRPr="00C40EE5" w:rsidRDefault="003C7C52" w:rsidP="003C7C52">
                  <w:pPr>
                    <w:spacing w:before="0" w:after="0"/>
                    <w:rPr>
                      <w:rFonts w:eastAsia="Times New Roman" w:cs="Times New Roman"/>
                      <w:sz w:val="16"/>
                      <w:szCs w:val="16"/>
                    </w:rPr>
                  </w:pPr>
                </w:p>
              </w:tc>
              <w:tc>
                <w:tcPr>
                  <w:tcW w:w="1347" w:type="dxa"/>
                  <w:tcBorders>
                    <w:top w:val="nil"/>
                    <w:left w:val="nil"/>
                    <w:bottom w:val="nil"/>
                    <w:right w:val="nil"/>
                  </w:tcBorders>
                  <w:noWrap/>
                  <w:vAlign w:val="bottom"/>
                  <w:hideMark/>
                </w:tcPr>
                <w:p w14:paraId="4D2331C0" w14:textId="77777777" w:rsidR="003C7C52" w:rsidRPr="00C40EE5" w:rsidRDefault="003C7C52" w:rsidP="003C7C52">
                  <w:pPr>
                    <w:spacing w:before="0" w:after="0"/>
                    <w:rPr>
                      <w:rFonts w:eastAsia="Times New Roman" w:cs="Times New Roman"/>
                      <w:sz w:val="16"/>
                      <w:szCs w:val="16"/>
                    </w:rPr>
                  </w:pPr>
                </w:p>
              </w:tc>
              <w:tc>
                <w:tcPr>
                  <w:tcW w:w="1347" w:type="dxa"/>
                  <w:tcBorders>
                    <w:top w:val="nil"/>
                    <w:left w:val="nil"/>
                    <w:bottom w:val="nil"/>
                    <w:right w:val="nil"/>
                  </w:tcBorders>
                  <w:noWrap/>
                  <w:vAlign w:val="bottom"/>
                  <w:hideMark/>
                </w:tcPr>
                <w:p w14:paraId="5A38743B" w14:textId="77777777" w:rsidR="003C7C52" w:rsidRPr="00C40EE5" w:rsidRDefault="003C7C52" w:rsidP="003C7C52">
                  <w:pPr>
                    <w:spacing w:before="0" w:after="0"/>
                    <w:rPr>
                      <w:rFonts w:eastAsia="Times New Roman" w:cs="Times New Roman"/>
                      <w:sz w:val="16"/>
                      <w:szCs w:val="16"/>
                    </w:rPr>
                  </w:pPr>
                </w:p>
              </w:tc>
              <w:tc>
                <w:tcPr>
                  <w:tcW w:w="1347" w:type="dxa"/>
                  <w:tcBorders>
                    <w:top w:val="nil"/>
                    <w:left w:val="nil"/>
                    <w:bottom w:val="nil"/>
                    <w:right w:val="nil"/>
                  </w:tcBorders>
                  <w:noWrap/>
                  <w:vAlign w:val="bottom"/>
                  <w:hideMark/>
                </w:tcPr>
                <w:p w14:paraId="42CFE156" w14:textId="77777777" w:rsidR="003C7C52" w:rsidRPr="00C40EE5" w:rsidRDefault="003C7C52" w:rsidP="003C7C52">
                  <w:pPr>
                    <w:spacing w:before="0" w:after="0"/>
                    <w:rPr>
                      <w:rFonts w:eastAsia="Times New Roman" w:cs="Times New Roman"/>
                      <w:sz w:val="16"/>
                      <w:szCs w:val="16"/>
                    </w:rPr>
                  </w:pPr>
                </w:p>
              </w:tc>
            </w:tr>
            <w:tr w:rsidR="003C7C52" w:rsidRPr="00C40EE5" w14:paraId="75F8A065" w14:textId="77777777" w:rsidTr="003C7C52">
              <w:trPr>
                <w:trHeight w:val="315"/>
              </w:trPr>
              <w:tc>
                <w:tcPr>
                  <w:tcW w:w="1662" w:type="dxa"/>
                  <w:tcBorders>
                    <w:top w:val="nil"/>
                    <w:left w:val="nil"/>
                    <w:bottom w:val="nil"/>
                    <w:right w:val="nil"/>
                  </w:tcBorders>
                  <w:noWrap/>
                  <w:vAlign w:val="bottom"/>
                  <w:hideMark/>
                </w:tcPr>
                <w:p w14:paraId="12FA473C" w14:textId="77777777" w:rsidR="003C7C52" w:rsidRPr="00C40EE5" w:rsidRDefault="003C7C52" w:rsidP="003C7C52">
                  <w:pPr>
                    <w:spacing w:before="0" w:after="0"/>
                    <w:rPr>
                      <w:rFonts w:eastAsia="Times New Roman" w:cs="Times New Roman"/>
                      <w:sz w:val="16"/>
                      <w:szCs w:val="16"/>
                    </w:rPr>
                  </w:pPr>
                </w:p>
              </w:tc>
              <w:tc>
                <w:tcPr>
                  <w:tcW w:w="1154" w:type="dxa"/>
                  <w:tcBorders>
                    <w:top w:val="nil"/>
                    <w:left w:val="nil"/>
                    <w:bottom w:val="nil"/>
                    <w:right w:val="nil"/>
                  </w:tcBorders>
                  <w:noWrap/>
                  <w:vAlign w:val="bottom"/>
                  <w:hideMark/>
                </w:tcPr>
                <w:p w14:paraId="268B869D" w14:textId="77777777" w:rsidR="003C7C52" w:rsidRPr="00C40EE5" w:rsidRDefault="003C7C52" w:rsidP="003C7C52">
                  <w:pPr>
                    <w:spacing w:before="0" w:after="0"/>
                    <w:rPr>
                      <w:rFonts w:eastAsia="Times New Roman" w:cs="Times New Roman"/>
                      <w:sz w:val="16"/>
                      <w:szCs w:val="16"/>
                    </w:rPr>
                  </w:pPr>
                </w:p>
              </w:tc>
              <w:tc>
                <w:tcPr>
                  <w:tcW w:w="1347" w:type="dxa"/>
                  <w:tcBorders>
                    <w:top w:val="nil"/>
                    <w:left w:val="nil"/>
                    <w:bottom w:val="nil"/>
                    <w:right w:val="nil"/>
                  </w:tcBorders>
                  <w:noWrap/>
                  <w:vAlign w:val="bottom"/>
                  <w:hideMark/>
                </w:tcPr>
                <w:p w14:paraId="51B80941" w14:textId="77777777" w:rsidR="003C7C52" w:rsidRPr="00C40EE5" w:rsidRDefault="003C7C52" w:rsidP="003C7C52">
                  <w:pPr>
                    <w:spacing w:before="0" w:after="0"/>
                    <w:rPr>
                      <w:rFonts w:eastAsia="Times New Roman" w:cs="Times New Roman"/>
                      <w:sz w:val="16"/>
                      <w:szCs w:val="16"/>
                    </w:rPr>
                  </w:pPr>
                </w:p>
              </w:tc>
              <w:tc>
                <w:tcPr>
                  <w:tcW w:w="1347" w:type="dxa"/>
                  <w:tcBorders>
                    <w:top w:val="nil"/>
                    <w:left w:val="nil"/>
                    <w:bottom w:val="nil"/>
                    <w:right w:val="nil"/>
                  </w:tcBorders>
                  <w:noWrap/>
                  <w:vAlign w:val="bottom"/>
                  <w:hideMark/>
                </w:tcPr>
                <w:p w14:paraId="1C47E2C0" w14:textId="77777777" w:rsidR="003C7C52" w:rsidRPr="00C40EE5" w:rsidRDefault="003C7C52" w:rsidP="003C7C52">
                  <w:pPr>
                    <w:spacing w:before="0" w:after="0"/>
                    <w:rPr>
                      <w:rFonts w:eastAsia="Times New Roman" w:cs="Times New Roman"/>
                      <w:sz w:val="16"/>
                      <w:szCs w:val="16"/>
                    </w:rPr>
                  </w:pPr>
                </w:p>
              </w:tc>
              <w:tc>
                <w:tcPr>
                  <w:tcW w:w="1347" w:type="dxa"/>
                  <w:tcBorders>
                    <w:top w:val="nil"/>
                    <w:left w:val="nil"/>
                    <w:bottom w:val="nil"/>
                    <w:right w:val="nil"/>
                  </w:tcBorders>
                  <w:noWrap/>
                  <w:vAlign w:val="bottom"/>
                  <w:hideMark/>
                </w:tcPr>
                <w:p w14:paraId="0CD294F4" w14:textId="77777777" w:rsidR="003C7C52" w:rsidRPr="00C40EE5" w:rsidRDefault="003C7C52" w:rsidP="003C7C52">
                  <w:pPr>
                    <w:spacing w:before="0" w:after="0"/>
                    <w:rPr>
                      <w:rFonts w:eastAsia="Times New Roman" w:cs="Times New Roman"/>
                      <w:sz w:val="16"/>
                      <w:szCs w:val="16"/>
                    </w:rPr>
                  </w:pPr>
                </w:p>
              </w:tc>
              <w:tc>
                <w:tcPr>
                  <w:tcW w:w="1347" w:type="dxa"/>
                  <w:tcBorders>
                    <w:top w:val="nil"/>
                    <w:left w:val="nil"/>
                    <w:bottom w:val="nil"/>
                    <w:right w:val="nil"/>
                  </w:tcBorders>
                  <w:noWrap/>
                  <w:vAlign w:val="bottom"/>
                  <w:hideMark/>
                </w:tcPr>
                <w:p w14:paraId="05A906C6" w14:textId="77777777" w:rsidR="003C7C52" w:rsidRPr="00C40EE5" w:rsidRDefault="003C7C52" w:rsidP="003C7C52">
                  <w:pPr>
                    <w:spacing w:before="0" w:after="0"/>
                    <w:rPr>
                      <w:rFonts w:eastAsia="Times New Roman" w:cs="Times New Roman"/>
                      <w:sz w:val="16"/>
                      <w:szCs w:val="16"/>
                    </w:rPr>
                  </w:pPr>
                </w:p>
              </w:tc>
              <w:tc>
                <w:tcPr>
                  <w:tcW w:w="1347" w:type="dxa"/>
                  <w:tcBorders>
                    <w:top w:val="nil"/>
                    <w:left w:val="nil"/>
                    <w:bottom w:val="nil"/>
                    <w:right w:val="nil"/>
                  </w:tcBorders>
                  <w:noWrap/>
                  <w:vAlign w:val="bottom"/>
                  <w:hideMark/>
                </w:tcPr>
                <w:p w14:paraId="40757AE6" w14:textId="77777777" w:rsidR="003C7C52" w:rsidRPr="00C40EE5" w:rsidRDefault="003C7C52" w:rsidP="003C7C52">
                  <w:pPr>
                    <w:spacing w:before="0" w:after="0"/>
                    <w:rPr>
                      <w:rFonts w:eastAsia="Times New Roman" w:cs="Times New Roman"/>
                      <w:sz w:val="16"/>
                      <w:szCs w:val="16"/>
                    </w:rPr>
                  </w:pPr>
                </w:p>
              </w:tc>
            </w:tr>
            <w:tr w:rsidR="003C7C52" w:rsidRPr="00C40EE5" w14:paraId="1A095758" w14:textId="77777777" w:rsidTr="003C7C52">
              <w:trPr>
                <w:trHeight w:val="315"/>
              </w:trPr>
              <w:tc>
                <w:tcPr>
                  <w:tcW w:w="1662" w:type="dxa"/>
                  <w:tcBorders>
                    <w:top w:val="nil"/>
                    <w:left w:val="nil"/>
                    <w:bottom w:val="nil"/>
                    <w:right w:val="nil"/>
                  </w:tcBorders>
                  <w:noWrap/>
                  <w:vAlign w:val="bottom"/>
                  <w:hideMark/>
                </w:tcPr>
                <w:p w14:paraId="5E2E3089" w14:textId="77777777" w:rsidR="003C7C52" w:rsidRPr="00C40EE5" w:rsidRDefault="003C7C52" w:rsidP="003C7C52">
                  <w:pPr>
                    <w:spacing w:before="0" w:after="0"/>
                    <w:rPr>
                      <w:rFonts w:eastAsia="Times New Roman" w:cs="Times New Roman"/>
                      <w:color w:val="000000"/>
                      <w:sz w:val="16"/>
                      <w:szCs w:val="16"/>
                    </w:rPr>
                  </w:pPr>
                  <w:r w:rsidRPr="00C40EE5">
                    <w:rPr>
                      <w:rFonts w:eastAsia="Times New Roman" w:cs="Times New Roman"/>
                      <w:color w:val="000000"/>
                      <w:sz w:val="16"/>
                      <w:szCs w:val="16"/>
                    </w:rPr>
                    <w:t>ANOVA</w:t>
                  </w:r>
                </w:p>
              </w:tc>
              <w:tc>
                <w:tcPr>
                  <w:tcW w:w="1154" w:type="dxa"/>
                  <w:tcBorders>
                    <w:top w:val="nil"/>
                    <w:left w:val="nil"/>
                    <w:bottom w:val="nil"/>
                    <w:right w:val="nil"/>
                  </w:tcBorders>
                  <w:noWrap/>
                  <w:vAlign w:val="bottom"/>
                  <w:hideMark/>
                </w:tcPr>
                <w:p w14:paraId="2D08DCB3" w14:textId="77777777" w:rsidR="003C7C52" w:rsidRPr="00C40EE5" w:rsidRDefault="003C7C52" w:rsidP="003C7C52">
                  <w:pPr>
                    <w:spacing w:before="0" w:after="0"/>
                    <w:rPr>
                      <w:rFonts w:eastAsia="Times New Roman" w:cs="Times New Roman"/>
                      <w:color w:val="000000"/>
                      <w:sz w:val="16"/>
                      <w:szCs w:val="16"/>
                    </w:rPr>
                  </w:pPr>
                </w:p>
              </w:tc>
              <w:tc>
                <w:tcPr>
                  <w:tcW w:w="1347" w:type="dxa"/>
                  <w:tcBorders>
                    <w:top w:val="nil"/>
                    <w:left w:val="nil"/>
                    <w:bottom w:val="nil"/>
                    <w:right w:val="nil"/>
                  </w:tcBorders>
                  <w:noWrap/>
                  <w:vAlign w:val="bottom"/>
                  <w:hideMark/>
                </w:tcPr>
                <w:p w14:paraId="48078C34" w14:textId="77777777" w:rsidR="003C7C52" w:rsidRPr="00C40EE5" w:rsidRDefault="003C7C52" w:rsidP="003C7C52">
                  <w:pPr>
                    <w:spacing w:before="0" w:after="0"/>
                    <w:rPr>
                      <w:rFonts w:eastAsia="Times New Roman" w:cs="Times New Roman"/>
                      <w:sz w:val="16"/>
                      <w:szCs w:val="16"/>
                    </w:rPr>
                  </w:pPr>
                </w:p>
              </w:tc>
              <w:tc>
                <w:tcPr>
                  <w:tcW w:w="1347" w:type="dxa"/>
                  <w:tcBorders>
                    <w:top w:val="nil"/>
                    <w:left w:val="nil"/>
                    <w:bottom w:val="nil"/>
                    <w:right w:val="nil"/>
                  </w:tcBorders>
                  <w:noWrap/>
                  <w:vAlign w:val="bottom"/>
                  <w:hideMark/>
                </w:tcPr>
                <w:p w14:paraId="649A842D" w14:textId="77777777" w:rsidR="003C7C52" w:rsidRPr="00C40EE5" w:rsidRDefault="003C7C52" w:rsidP="003C7C52">
                  <w:pPr>
                    <w:spacing w:before="0" w:after="0"/>
                    <w:rPr>
                      <w:rFonts w:eastAsia="Times New Roman" w:cs="Times New Roman"/>
                      <w:sz w:val="16"/>
                      <w:szCs w:val="16"/>
                    </w:rPr>
                  </w:pPr>
                </w:p>
              </w:tc>
              <w:tc>
                <w:tcPr>
                  <w:tcW w:w="1347" w:type="dxa"/>
                  <w:tcBorders>
                    <w:top w:val="nil"/>
                    <w:left w:val="nil"/>
                    <w:bottom w:val="nil"/>
                    <w:right w:val="nil"/>
                  </w:tcBorders>
                  <w:noWrap/>
                  <w:vAlign w:val="bottom"/>
                  <w:hideMark/>
                </w:tcPr>
                <w:p w14:paraId="16CD91A9" w14:textId="77777777" w:rsidR="003C7C52" w:rsidRPr="00C40EE5" w:rsidRDefault="003C7C52" w:rsidP="003C7C52">
                  <w:pPr>
                    <w:spacing w:before="0" w:after="0"/>
                    <w:rPr>
                      <w:rFonts w:eastAsia="Times New Roman" w:cs="Times New Roman"/>
                      <w:sz w:val="16"/>
                      <w:szCs w:val="16"/>
                    </w:rPr>
                  </w:pPr>
                </w:p>
              </w:tc>
              <w:tc>
                <w:tcPr>
                  <w:tcW w:w="1347" w:type="dxa"/>
                  <w:tcBorders>
                    <w:top w:val="nil"/>
                    <w:left w:val="nil"/>
                    <w:bottom w:val="nil"/>
                    <w:right w:val="nil"/>
                  </w:tcBorders>
                  <w:noWrap/>
                  <w:vAlign w:val="bottom"/>
                  <w:hideMark/>
                </w:tcPr>
                <w:p w14:paraId="6759B5AB" w14:textId="77777777" w:rsidR="003C7C52" w:rsidRPr="00C40EE5" w:rsidRDefault="003C7C52" w:rsidP="003C7C52">
                  <w:pPr>
                    <w:spacing w:before="0" w:after="0"/>
                    <w:rPr>
                      <w:rFonts w:eastAsia="Times New Roman" w:cs="Times New Roman"/>
                      <w:sz w:val="16"/>
                      <w:szCs w:val="16"/>
                    </w:rPr>
                  </w:pPr>
                </w:p>
              </w:tc>
              <w:tc>
                <w:tcPr>
                  <w:tcW w:w="1347" w:type="dxa"/>
                  <w:tcBorders>
                    <w:top w:val="nil"/>
                    <w:left w:val="nil"/>
                    <w:bottom w:val="nil"/>
                    <w:right w:val="nil"/>
                  </w:tcBorders>
                  <w:noWrap/>
                  <w:vAlign w:val="bottom"/>
                  <w:hideMark/>
                </w:tcPr>
                <w:p w14:paraId="779B4094" w14:textId="77777777" w:rsidR="003C7C52" w:rsidRPr="00C40EE5" w:rsidRDefault="003C7C52" w:rsidP="003C7C52">
                  <w:pPr>
                    <w:spacing w:before="0" w:after="0"/>
                    <w:rPr>
                      <w:rFonts w:eastAsia="Times New Roman" w:cs="Times New Roman"/>
                      <w:sz w:val="16"/>
                      <w:szCs w:val="16"/>
                    </w:rPr>
                  </w:pPr>
                </w:p>
              </w:tc>
            </w:tr>
            <w:tr w:rsidR="003C7C52" w:rsidRPr="00C40EE5" w14:paraId="1372C360" w14:textId="77777777" w:rsidTr="003C7C52">
              <w:trPr>
                <w:trHeight w:val="315"/>
              </w:trPr>
              <w:tc>
                <w:tcPr>
                  <w:tcW w:w="1662" w:type="dxa"/>
                  <w:tcBorders>
                    <w:top w:val="single" w:sz="4" w:space="0" w:color="000000"/>
                    <w:left w:val="nil"/>
                    <w:bottom w:val="single" w:sz="4" w:space="0" w:color="000000"/>
                    <w:right w:val="nil"/>
                  </w:tcBorders>
                  <w:noWrap/>
                  <w:vAlign w:val="bottom"/>
                  <w:hideMark/>
                </w:tcPr>
                <w:p w14:paraId="73687BE5" w14:textId="77777777" w:rsidR="003C7C52" w:rsidRPr="00C40EE5" w:rsidRDefault="003C7C52" w:rsidP="003C7C52">
                  <w:pPr>
                    <w:spacing w:before="0" w:after="0"/>
                    <w:jc w:val="center"/>
                    <w:rPr>
                      <w:rFonts w:eastAsia="Times New Roman" w:cs="Times New Roman"/>
                      <w:i/>
                      <w:iCs/>
                      <w:color w:val="000000"/>
                      <w:sz w:val="16"/>
                      <w:szCs w:val="16"/>
                    </w:rPr>
                  </w:pPr>
                  <w:r w:rsidRPr="00C40EE5">
                    <w:rPr>
                      <w:rFonts w:eastAsia="Times New Roman" w:cs="Times New Roman"/>
                      <w:i/>
                      <w:iCs/>
                      <w:color w:val="000000"/>
                      <w:sz w:val="16"/>
                      <w:szCs w:val="16"/>
                    </w:rPr>
                    <w:t>Source of Variation</w:t>
                  </w:r>
                </w:p>
              </w:tc>
              <w:tc>
                <w:tcPr>
                  <w:tcW w:w="1154" w:type="dxa"/>
                  <w:tcBorders>
                    <w:top w:val="single" w:sz="4" w:space="0" w:color="000000"/>
                    <w:left w:val="nil"/>
                    <w:bottom w:val="single" w:sz="4" w:space="0" w:color="000000"/>
                    <w:right w:val="nil"/>
                  </w:tcBorders>
                  <w:noWrap/>
                  <w:vAlign w:val="bottom"/>
                  <w:hideMark/>
                </w:tcPr>
                <w:p w14:paraId="0A65F17D" w14:textId="77777777" w:rsidR="003C7C52" w:rsidRPr="00C40EE5" w:rsidRDefault="003C7C52" w:rsidP="003C7C52">
                  <w:pPr>
                    <w:spacing w:before="0" w:after="0"/>
                    <w:jc w:val="center"/>
                    <w:rPr>
                      <w:rFonts w:eastAsia="Times New Roman" w:cs="Times New Roman"/>
                      <w:i/>
                      <w:iCs/>
                      <w:color w:val="000000"/>
                      <w:sz w:val="16"/>
                      <w:szCs w:val="16"/>
                    </w:rPr>
                  </w:pPr>
                  <w:r w:rsidRPr="00C40EE5">
                    <w:rPr>
                      <w:rFonts w:eastAsia="Times New Roman" w:cs="Times New Roman"/>
                      <w:i/>
                      <w:iCs/>
                      <w:color w:val="000000"/>
                      <w:sz w:val="16"/>
                      <w:szCs w:val="16"/>
                    </w:rPr>
                    <w:t>SS</w:t>
                  </w:r>
                </w:p>
              </w:tc>
              <w:tc>
                <w:tcPr>
                  <w:tcW w:w="1347" w:type="dxa"/>
                  <w:tcBorders>
                    <w:top w:val="single" w:sz="4" w:space="0" w:color="000000"/>
                    <w:left w:val="nil"/>
                    <w:bottom w:val="single" w:sz="4" w:space="0" w:color="000000"/>
                    <w:right w:val="nil"/>
                  </w:tcBorders>
                  <w:noWrap/>
                  <w:vAlign w:val="bottom"/>
                  <w:hideMark/>
                </w:tcPr>
                <w:p w14:paraId="03EDEE1A" w14:textId="77777777" w:rsidR="003C7C52" w:rsidRPr="00C40EE5" w:rsidRDefault="003C7C52" w:rsidP="003C7C52">
                  <w:pPr>
                    <w:spacing w:before="0" w:after="0"/>
                    <w:jc w:val="center"/>
                    <w:rPr>
                      <w:rFonts w:eastAsia="Times New Roman" w:cs="Times New Roman"/>
                      <w:i/>
                      <w:iCs/>
                      <w:color w:val="000000"/>
                      <w:sz w:val="16"/>
                      <w:szCs w:val="16"/>
                    </w:rPr>
                  </w:pPr>
                  <w:proofErr w:type="spellStart"/>
                  <w:r w:rsidRPr="00C40EE5">
                    <w:rPr>
                      <w:rFonts w:eastAsia="Times New Roman" w:cs="Times New Roman"/>
                      <w:i/>
                      <w:iCs/>
                      <w:color w:val="000000"/>
                      <w:sz w:val="16"/>
                      <w:szCs w:val="16"/>
                    </w:rPr>
                    <w:t>df</w:t>
                  </w:r>
                  <w:proofErr w:type="spellEnd"/>
                </w:p>
              </w:tc>
              <w:tc>
                <w:tcPr>
                  <w:tcW w:w="1347" w:type="dxa"/>
                  <w:tcBorders>
                    <w:top w:val="single" w:sz="4" w:space="0" w:color="000000"/>
                    <w:left w:val="nil"/>
                    <w:bottom w:val="single" w:sz="4" w:space="0" w:color="000000"/>
                    <w:right w:val="nil"/>
                  </w:tcBorders>
                  <w:noWrap/>
                  <w:vAlign w:val="bottom"/>
                  <w:hideMark/>
                </w:tcPr>
                <w:p w14:paraId="59D41CEE" w14:textId="77777777" w:rsidR="003C7C52" w:rsidRPr="00C40EE5" w:rsidRDefault="003C7C52" w:rsidP="003C7C52">
                  <w:pPr>
                    <w:spacing w:before="0" w:after="0"/>
                    <w:jc w:val="center"/>
                    <w:rPr>
                      <w:rFonts w:eastAsia="Times New Roman" w:cs="Times New Roman"/>
                      <w:i/>
                      <w:iCs/>
                      <w:color w:val="000000"/>
                      <w:sz w:val="16"/>
                      <w:szCs w:val="16"/>
                    </w:rPr>
                  </w:pPr>
                  <w:r w:rsidRPr="00C40EE5">
                    <w:rPr>
                      <w:rFonts w:eastAsia="Times New Roman" w:cs="Times New Roman"/>
                      <w:i/>
                      <w:iCs/>
                      <w:color w:val="000000"/>
                      <w:sz w:val="16"/>
                      <w:szCs w:val="16"/>
                    </w:rPr>
                    <w:t>MS</w:t>
                  </w:r>
                </w:p>
              </w:tc>
              <w:tc>
                <w:tcPr>
                  <w:tcW w:w="1347" w:type="dxa"/>
                  <w:tcBorders>
                    <w:top w:val="single" w:sz="4" w:space="0" w:color="000000"/>
                    <w:left w:val="nil"/>
                    <w:bottom w:val="single" w:sz="4" w:space="0" w:color="000000"/>
                    <w:right w:val="nil"/>
                  </w:tcBorders>
                  <w:noWrap/>
                  <w:vAlign w:val="bottom"/>
                  <w:hideMark/>
                </w:tcPr>
                <w:p w14:paraId="3966CD39" w14:textId="77777777" w:rsidR="003C7C52" w:rsidRPr="00C40EE5" w:rsidRDefault="003C7C52" w:rsidP="003C7C52">
                  <w:pPr>
                    <w:spacing w:before="0" w:after="0"/>
                    <w:jc w:val="center"/>
                    <w:rPr>
                      <w:rFonts w:eastAsia="Times New Roman" w:cs="Times New Roman"/>
                      <w:i/>
                      <w:iCs/>
                      <w:color w:val="000000"/>
                      <w:sz w:val="16"/>
                      <w:szCs w:val="16"/>
                    </w:rPr>
                  </w:pPr>
                  <w:r w:rsidRPr="00C40EE5">
                    <w:rPr>
                      <w:rFonts w:eastAsia="Times New Roman" w:cs="Times New Roman"/>
                      <w:i/>
                      <w:iCs/>
                      <w:color w:val="000000"/>
                      <w:sz w:val="16"/>
                      <w:szCs w:val="16"/>
                    </w:rPr>
                    <w:t>F</w:t>
                  </w:r>
                </w:p>
              </w:tc>
              <w:tc>
                <w:tcPr>
                  <w:tcW w:w="1347" w:type="dxa"/>
                  <w:tcBorders>
                    <w:top w:val="single" w:sz="4" w:space="0" w:color="000000"/>
                    <w:left w:val="nil"/>
                    <w:bottom w:val="single" w:sz="4" w:space="0" w:color="000000"/>
                    <w:right w:val="nil"/>
                  </w:tcBorders>
                  <w:noWrap/>
                  <w:vAlign w:val="bottom"/>
                  <w:hideMark/>
                </w:tcPr>
                <w:p w14:paraId="37DBD9BA" w14:textId="77777777" w:rsidR="003C7C52" w:rsidRPr="00C40EE5" w:rsidRDefault="003C7C52" w:rsidP="003C7C52">
                  <w:pPr>
                    <w:spacing w:before="0" w:after="0"/>
                    <w:jc w:val="center"/>
                    <w:rPr>
                      <w:rFonts w:eastAsia="Times New Roman" w:cs="Times New Roman"/>
                      <w:i/>
                      <w:iCs/>
                      <w:color w:val="000000"/>
                      <w:sz w:val="16"/>
                      <w:szCs w:val="16"/>
                    </w:rPr>
                  </w:pPr>
                  <w:r w:rsidRPr="00C40EE5">
                    <w:rPr>
                      <w:rFonts w:eastAsia="Times New Roman" w:cs="Times New Roman"/>
                      <w:i/>
                      <w:iCs/>
                      <w:color w:val="000000"/>
                      <w:sz w:val="16"/>
                      <w:szCs w:val="16"/>
                    </w:rPr>
                    <w:t>P-value</w:t>
                  </w:r>
                </w:p>
              </w:tc>
              <w:tc>
                <w:tcPr>
                  <w:tcW w:w="1347" w:type="dxa"/>
                  <w:tcBorders>
                    <w:top w:val="single" w:sz="4" w:space="0" w:color="000000"/>
                    <w:left w:val="nil"/>
                    <w:bottom w:val="single" w:sz="4" w:space="0" w:color="000000"/>
                    <w:right w:val="nil"/>
                  </w:tcBorders>
                  <w:noWrap/>
                  <w:vAlign w:val="bottom"/>
                  <w:hideMark/>
                </w:tcPr>
                <w:p w14:paraId="083C7C21" w14:textId="77777777" w:rsidR="003C7C52" w:rsidRPr="00C40EE5" w:rsidRDefault="003C7C52" w:rsidP="003C7C52">
                  <w:pPr>
                    <w:spacing w:before="0" w:after="0"/>
                    <w:jc w:val="center"/>
                    <w:rPr>
                      <w:rFonts w:eastAsia="Times New Roman" w:cs="Times New Roman"/>
                      <w:i/>
                      <w:iCs/>
                      <w:color w:val="000000"/>
                      <w:sz w:val="16"/>
                      <w:szCs w:val="16"/>
                    </w:rPr>
                  </w:pPr>
                  <w:r w:rsidRPr="00C40EE5">
                    <w:rPr>
                      <w:rFonts w:eastAsia="Times New Roman" w:cs="Times New Roman"/>
                      <w:i/>
                      <w:iCs/>
                      <w:color w:val="000000"/>
                      <w:sz w:val="16"/>
                      <w:szCs w:val="16"/>
                    </w:rPr>
                    <w:t>F crit</w:t>
                  </w:r>
                </w:p>
              </w:tc>
            </w:tr>
            <w:tr w:rsidR="003C7C52" w:rsidRPr="00C40EE5" w14:paraId="4FA32950" w14:textId="77777777" w:rsidTr="003C7C52">
              <w:trPr>
                <w:trHeight w:val="315"/>
              </w:trPr>
              <w:tc>
                <w:tcPr>
                  <w:tcW w:w="1662" w:type="dxa"/>
                  <w:tcBorders>
                    <w:top w:val="nil"/>
                    <w:left w:val="nil"/>
                    <w:bottom w:val="nil"/>
                    <w:right w:val="nil"/>
                  </w:tcBorders>
                  <w:noWrap/>
                  <w:vAlign w:val="bottom"/>
                  <w:hideMark/>
                </w:tcPr>
                <w:p w14:paraId="34BDF4FF" w14:textId="77777777" w:rsidR="003C7C52" w:rsidRPr="00C40EE5" w:rsidRDefault="003C7C52" w:rsidP="003C7C52">
                  <w:pPr>
                    <w:spacing w:before="0" w:after="0"/>
                    <w:rPr>
                      <w:rFonts w:eastAsia="Times New Roman" w:cs="Times New Roman"/>
                      <w:color w:val="000000"/>
                      <w:sz w:val="16"/>
                      <w:szCs w:val="16"/>
                    </w:rPr>
                  </w:pPr>
                  <w:r w:rsidRPr="00C40EE5">
                    <w:rPr>
                      <w:rFonts w:eastAsia="Times New Roman" w:cs="Times New Roman"/>
                      <w:color w:val="000000"/>
                      <w:sz w:val="16"/>
                      <w:szCs w:val="16"/>
                    </w:rPr>
                    <w:t>Between Groups</w:t>
                  </w:r>
                </w:p>
              </w:tc>
              <w:tc>
                <w:tcPr>
                  <w:tcW w:w="1154" w:type="dxa"/>
                  <w:tcBorders>
                    <w:top w:val="nil"/>
                    <w:left w:val="nil"/>
                    <w:bottom w:val="nil"/>
                    <w:right w:val="nil"/>
                  </w:tcBorders>
                  <w:noWrap/>
                  <w:vAlign w:val="bottom"/>
                  <w:hideMark/>
                </w:tcPr>
                <w:p w14:paraId="766C9A2C" w14:textId="77777777" w:rsidR="003C7C52" w:rsidRPr="00C40EE5" w:rsidRDefault="003C7C52" w:rsidP="003C7C52">
                  <w:pPr>
                    <w:spacing w:before="0" w:after="0"/>
                    <w:jc w:val="right"/>
                    <w:rPr>
                      <w:rFonts w:eastAsia="Times New Roman" w:cs="Times New Roman"/>
                      <w:color w:val="000000"/>
                      <w:sz w:val="16"/>
                      <w:szCs w:val="16"/>
                    </w:rPr>
                  </w:pPr>
                  <w:r w:rsidRPr="00C40EE5">
                    <w:rPr>
                      <w:rFonts w:eastAsia="Times New Roman" w:cs="Times New Roman"/>
                      <w:color w:val="000000"/>
                      <w:sz w:val="16"/>
                      <w:szCs w:val="16"/>
                    </w:rPr>
                    <w:t>1872.578316</w:t>
                  </w:r>
                </w:p>
              </w:tc>
              <w:tc>
                <w:tcPr>
                  <w:tcW w:w="1347" w:type="dxa"/>
                  <w:tcBorders>
                    <w:top w:val="nil"/>
                    <w:left w:val="nil"/>
                    <w:bottom w:val="nil"/>
                    <w:right w:val="nil"/>
                  </w:tcBorders>
                  <w:noWrap/>
                  <w:vAlign w:val="bottom"/>
                  <w:hideMark/>
                </w:tcPr>
                <w:p w14:paraId="3F638B63" w14:textId="77777777" w:rsidR="003C7C52" w:rsidRPr="00C40EE5" w:rsidRDefault="003C7C52" w:rsidP="003C7C52">
                  <w:pPr>
                    <w:spacing w:before="0" w:after="0"/>
                    <w:jc w:val="right"/>
                    <w:rPr>
                      <w:rFonts w:eastAsia="Times New Roman" w:cs="Times New Roman"/>
                      <w:color w:val="000000"/>
                      <w:sz w:val="16"/>
                      <w:szCs w:val="16"/>
                    </w:rPr>
                  </w:pPr>
                  <w:r w:rsidRPr="00C40EE5">
                    <w:rPr>
                      <w:rFonts w:eastAsia="Times New Roman" w:cs="Times New Roman"/>
                      <w:color w:val="000000"/>
                      <w:sz w:val="16"/>
                      <w:szCs w:val="16"/>
                    </w:rPr>
                    <w:t>2</w:t>
                  </w:r>
                </w:p>
              </w:tc>
              <w:tc>
                <w:tcPr>
                  <w:tcW w:w="1347" w:type="dxa"/>
                  <w:tcBorders>
                    <w:top w:val="nil"/>
                    <w:left w:val="nil"/>
                    <w:bottom w:val="nil"/>
                    <w:right w:val="nil"/>
                  </w:tcBorders>
                  <w:noWrap/>
                  <w:vAlign w:val="bottom"/>
                  <w:hideMark/>
                </w:tcPr>
                <w:p w14:paraId="68E7231D" w14:textId="77777777" w:rsidR="003C7C52" w:rsidRPr="00C40EE5" w:rsidRDefault="003C7C52" w:rsidP="003C7C52">
                  <w:pPr>
                    <w:spacing w:before="0" w:after="0"/>
                    <w:jc w:val="right"/>
                    <w:rPr>
                      <w:rFonts w:eastAsia="Times New Roman" w:cs="Times New Roman"/>
                      <w:color w:val="000000"/>
                      <w:sz w:val="16"/>
                      <w:szCs w:val="16"/>
                    </w:rPr>
                  </w:pPr>
                  <w:r w:rsidRPr="00C40EE5">
                    <w:rPr>
                      <w:rFonts w:eastAsia="Times New Roman" w:cs="Times New Roman"/>
                      <w:color w:val="000000"/>
                      <w:sz w:val="16"/>
                      <w:szCs w:val="16"/>
                    </w:rPr>
                    <w:t>936.2891579</w:t>
                  </w:r>
                </w:p>
              </w:tc>
              <w:tc>
                <w:tcPr>
                  <w:tcW w:w="1347" w:type="dxa"/>
                  <w:tcBorders>
                    <w:top w:val="nil"/>
                    <w:left w:val="nil"/>
                    <w:bottom w:val="nil"/>
                    <w:right w:val="nil"/>
                  </w:tcBorders>
                  <w:noWrap/>
                  <w:vAlign w:val="bottom"/>
                  <w:hideMark/>
                </w:tcPr>
                <w:p w14:paraId="063AFAB0" w14:textId="77777777" w:rsidR="003C7C52" w:rsidRPr="00C40EE5" w:rsidRDefault="003C7C52" w:rsidP="003C7C52">
                  <w:pPr>
                    <w:spacing w:before="0" w:after="0"/>
                    <w:jc w:val="right"/>
                    <w:rPr>
                      <w:rFonts w:eastAsia="Times New Roman" w:cs="Times New Roman"/>
                      <w:color w:val="000000"/>
                      <w:sz w:val="16"/>
                      <w:szCs w:val="16"/>
                    </w:rPr>
                  </w:pPr>
                  <w:r w:rsidRPr="00C40EE5">
                    <w:rPr>
                      <w:rFonts w:eastAsia="Times New Roman" w:cs="Times New Roman"/>
                      <w:color w:val="000000"/>
                      <w:sz w:val="16"/>
                      <w:szCs w:val="16"/>
                    </w:rPr>
                    <w:t>4.405265401</w:t>
                  </w:r>
                </w:p>
              </w:tc>
              <w:tc>
                <w:tcPr>
                  <w:tcW w:w="1347" w:type="dxa"/>
                  <w:tcBorders>
                    <w:top w:val="nil"/>
                    <w:left w:val="nil"/>
                    <w:bottom w:val="nil"/>
                    <w:right w:val="nil"/>
                  </w:tcBorders>
                  <w:noWrap/>
                  <w:vAlign w:val="bottom"/>
                  <w:hideMark/>
                </w:tcPr>
                <w:p w14:paraId="1FAFDBAD" w14:textId="77777777" w:rsidR="003C7C52" w:rsidRPr="00C40EE5" w:rsidRDefault="003C7C52" w:rsidP="003C7C52">
                  <w:pPr>
                    <w:spacing w:before="0" w:after="0"/>
                    <w:jc w:val="right"/>
                    <w:rPr>
                      <w:rFonts w:eastAsia="Times New Roman" w:cs="Times New Roman"/>
                      <w:color w:val="000000"/>
                      <w:sz w:val="16"/>
                      <w:szCs w:val="16"/>
                    </w:rPr>
                  </w:pPr>
                  <w:r w:rsidRPr="00C40EE5">
                    <w:rPr>
                      <w:rFonts w:eastAsia="Times New Roman" w:cs="Times New Roman"/>
                      <w:color w:val="000000"/>
                      <w:sz w:val="16"/>
                      <w:szCs w:val="16"/>
                    </w:rPr>
                    <w:t>0.01401709</w:t>
                  </w:r>
                </w:p>
              </w:tc>
              <w:tc>
                <w:tcPr>
                  <w:tcW w:w="1347" w:type="dxa"/>
                  <w:tcBorders>
                    <w:top w:val="nil"/>
                    <w:left w:val="nil"/>
                    <w:bottom w:val="nil"/>
                    <w:right w:val="nil"/>
                  </w:tcBorders>
                  <w:noWrap/>
                  <w:vAlign w:val="bottom"/>
                  <w:hideMark/>
                </w:tcPr>
                <w:p w14:paraId="388B35FE" w14:textId="77777777" w:rsidR="003C7C52" w:rsidRPr="00C40EE5" w:rsidRDefault="003C7C52" w:rsidP="003C7C52">
                  <w:pPr>
                    <w:spacing w:before="0" w:after="0"/>
                    <w:jc w:val="right"/>
                    <w:rPr>
                      <w:rFonts w:eastAsia="Times New Roman" w:cs="Times New Roman"/>
                      <w:color w:val="000000"/>
                      <w:sz w:val="16"/>
                      <w:szCs w:val="16"/>
                    </w:rPr>
                  </w:pPr>
                  <w:r w:rsidRPr="00C40EE5">
                    <w:rPr>
                      <w:rFonts w:eastAsia="Times New Roman" w:cs="Times New Roman"/>
                      <w:color w:val="000000"/>
                      <w:sz w:val="16"/>
                      <w:szCs w:val="16"/>
                    </w:rPr>
                    <w:t>3.063203853</w:t>
                  </w:r>
                </w:p>
              </w:tc>
            </w:tr>
            <w:tr w:rsidR="003C7C52" w:rsidRPr="00C40EE5" w14:paraId="6AB51ECA" w14:textId="77777777" w:rsidTr="003C7C52">
              <w:trPr>
                <w:trHeight w:val="315"/>
              </w:trPr>
              <w:tc>
                <w:tcPr>
                  <w:tcW w:w="1662" w:type="dxa"/>
                  <w:tcBorders>
                    <w:top w:val="nil"/>
                    <w:left w:val="nil"/>
                    <w:bottom w:val="nil"/>
                    <w:right w:val="nil"/>
                  </w:tcBorders>
                  <w:noWrap/>
                  <w:vAlign w:val="bottom"/>
                  <w:hideMark/>
                </w:tcPr>
                <w:p w14:paraId="4174CC50" w14:textId="77777777" w:rsidR="003C7C52" w:rsidRPr="00C40EE5" w:rsidRDefault="003C7C52" w:rsidP="003C7C52">
                  <w:pPr>
                    <w:spacing w:before="0" w:after="0"/>
                    <w:rPr>
                      <w:rFonts w:eastAsia="Times New Roman" w:cs="Times New Roman"/>
                      <w:color w:val="000000"/>
                      <w:sz w:val="16"/>
                      <w:szCs w:val="16"/>
                    </w:rPr>
                  </w:pPr>
                  <w:r w:rsidRPr="00C40EE5">
                    <w:rPr>
                      <w:rFonts w:eastAsia="Times New Roman" w:cs="Times New Roman"/>
                      <w:color w:val="000000"/>
                      <w:sz w:val="16"/>
                      <w:szCs w:val="16"/>
                    </w:rPr>
                    <w:t>Within Groups</w:t>
                  </w:r>
                </w:p>
              </w:tc>
              <w:tc>
                <w:tcPr>
                  <w:tcW w:w="1154" w:type="dxa"/>
                  <w:tcBorders>
                    <w:top w:val="nil"/>
                    <w:left w:val="nil"/>
                    <w:bottom w:val="nil"/>
                    <w:right w:val="nil"/>
                  </w:tcBorders>
                  <w:noWrap/>
                  <w:vAlign w:val="bottom"/>
                  <w:hideMark/>
                </w:tcPr>
                <w:p w14:paraId="38CEE245" w14:textId="77777777" w:rsidR="003C7C52" w:rsidRPr="00C40EE5" w:rsidRDefault="003C7C52" w:rsidP="003C7C52">
                  <w:pPr>
                    <w:spacing w:before="0" w:after="0"/>
                    <w:jc w:val="right"/>
                    <w:rPr>
                      <w:rFonts w:eastAsia="Times New Roman" w:cs="Times New Roman"/>
                      <w:color w:val="000000"/>
                      <w:sz w:val="16"/>
                      <w:szCs w:val="16"/>
                    </w:rPr>
                  </w:pPr>
                  <w:r w:rsidRPr="00C40EE5">
                    <w:rPr>
                      <w:rFonts w:eastAsia="Times New Roman" w:cs="Times New Roman"/>
                      <w:color w:val="000000"/>
                      <w:sz w:val="16"/>
                      <w:szCs w:val="16"/>
                    </w:rPr>
                    <w:t>28692.71765</w:t>
                  </w:r>
                </w:p>
              </w:tc>
              <w:tc>
                <w:tcPr>
                  <w:tcW w:w="1347" w:type="dxa"/>
                  <w:tcBorders>
                    <w:top w:val="nil"/>
                    <w:left w:val="nil"/>
                    <w:bottom w:val="nil"/>
                    <w:right w:val="nil"/>
                  </w:tcBorders>
                  <w:noWrap/>
                  <w:vAlign w:val="bottom"/>
                  <w:hideMark/>
                </w:tcPr>
                <w:p w14:paraId="73CB364C" w14:textId="77777777" w:rsidR="003C7C52" w:rsidRPr="00C40EE5" w:rsidRDefault="003C7C52" w:rsidP="003C7C52">
                  <w:pPr>
                    <w:spacing w:before="0" w:after="0"/>
                    <w:jc w:val="right"/>
                    <w:rPr>
                      <w:rFonts w:eastAsia="Times New Roman" w:cs="Times New Roman"/>
                      <w:color w:val="000000"/>
                      <w:sz w:val="16"/>
                      <w:szCs w:val="16"/>
                    </w:rPr>
                  </w:pPr>
                  <w:r w:rsidRPr="00C40EE5">
                    <w:rPr>
                      <w:rFonts w:eastAsia="Times New Roman" w:cs="Times New Roman"/>
                      <w:color w:val="000000"/>
                      <w:sz w:val="16"/>
                      <w:szCs w:val="16"/>
                    </w:rPr>
                    <w:t>135</w:t>
                  </w:r>
                </w:p>
              </w:tc>
              <w:tc>
                <w:tcPr>
                  <w:tcW w:w="1347" w:type="dxa"/>
                  <w:tcBorders>
                    <w:top w:val="nil"/>
                    <w:left w:val="nil"/>
                    <w:bottom w:val="nil"/>
                    <w:right w:val="nil"/>
                  </w:tcBorders>
                  <w:noWrap/>
                  <w:vAlign w:val="bottom"/>
                  <w:hideMark/>
                </w:tcPr>
                <w:p w14:paraId="55EEFB84" w14:textId="77777777" w:rsidR="003C7C52" w:rsidRPr="00C40EE5" w:rsidRDefault="003C7C52" w:rsidP="003C7C52">
                  <w:pPr>
                    <w:spacing w:before="0" w:after="0"/>
                    <w:jc w:val="right"/>
                    <w:rPr>
                      <w:rFonts w:eastAsia="Times New Roman" w:cs="Times New Roman"/>
                      <w:color w:val="000000"/>
                      <w:sz w:val="16"/>
                      <w:szCs w:val="16"/>
                    </w:rPr>
                  </w:pPr>
                  <w:r w:rsidRPr="00C40EE5">
                    <w:rPr>
                      <w:rFonts w:eastAsia="Times New Roman" w:cs="Times New Roman"/>
                      <w:color w:val="000000"/>
                      <w:sz w:val="16"/>
                      <w:szCs w:val="16"/>
                    </w:rPr>
                    <w:t>212.5386493</w:t>
                  </w:r>
                </w:p>
              </w:tc>
              <w:tc>
                <w:tcPr>
                  <w:tcW w:w="1347" w:type="dxa"/>
                  <w:tcBorders>
                    <w:top w:val="nil"/>
                    <w:left w:val="nil"/>
                    <w:bottom w:val="nil"/>
                    <w:right w:val="nil"/>
                  </w:tcBorders>
                  <w:noWrap/>
                  <w:vAlign w:val="bottom"/>
                  <w:hideMark/>
                </w:tcPr>
                <w:p w14:paraId="4C33E52C" w14:textId="77777777" w:rsidR="003C7C52" w:rsidRPr="00C40EE5" w:rsidRDefault="003C7C52" w:rsidP="003C7C52">
                  <w:pPr>
                    <w:spacing w:before="0" w:after="0"/>
                    <w:jc w:val="right"/>
                    <w:rPr>
                      <w:rFonts w:eastAsia="Times New Roman" w:cs="Times New Roman"/>
                      <w:color w:val="000000"/>
                      <w:sz w:val="16"/>
                      <w:szCs w:val="16"/>
                    </w:rPr>
                  </w:pPr>
                </w:p>
              </w:tc>
              <w:tc>
                <w:tcPr>
                  <w:tcW w:w="1347" w:type="dxa"/>
                  <w:tcBorders>
                    <w:top w:val="nil"/>
                    <w:left w:val="nil"/>
                    <w:bottom w:val="nil"/>
                    <w:right w:val="nil"/>
                  </w:tcBorders>
                  <w:noWrap/>
                  <w:vAlign w:val="bottom"/>
                  <w:hideMark/>
                </w:tcPr>
                <w:p w14:paraId="7DEBAA3D" w14:textId="77777777" w:rsidR="003C7C52" w:rsidRPr="00C40EE5" w:rsidRDefault="003C7C52" w:rsidP="003C7C52">
                  <w:pPr>
                    <w:spacing w:before="0" w:after="0"/>
                    <w:rPr>
                      <w:rFonts w:eastAsia="Times New Roman" w:cs="Times New Roman"/>
                      <w:sz w:val="16"/>
                      <w:szCs w:val="16"/>
                    </w:rPr>
                  </w:pPr>
                </w:p>
              </w:tc>
              <w:tc>
                <w:tcPr>
                  <w:tcW w:w="1347" w:type="dxa"/>
                  <w:tcBorders>
                    <w:top w:val="nil"/>
                    <w:left w:val="nil"/>
                    <w:bottom w:val="nil"/>
                    <w:right w:val="nil"/>
                  </w:tcBorders>
                  <w:noWrap/>
                  <w:vAlign w:val="bottom"/>
                  <w:hideMark/>
                </w:tcPr>
                <w:p w14:paraId="54EEDD85" w14:textId="77777777" w:rsidR="003C7C52" w:rsidRPr="00C40EE5" w:rsidRDefault="003C7C52" w:rsidP="003C7C52">
                  <w:pPr>
                    <w:spacing w:before="0" w:after="0"/>
                    <w:rPr>
                      <w:rFonts w:eastAsia="Times New Roman" w:cs="Times New Roman"/>
                      <w:sz w:val="16"/>
                      <w:szCs w:val="16"/>
                    </w:rPr>
                  </w:pPr>
                </w:p>
              </w:tc>
            </w:tr>
            <w:tr w:rsidR="003C7C52" w:rsidRPr="00C40EE5" w14:paraId="7157ADEF" w14:textId="77777777" w:rsidTr="003C7C52">
              <w:trPr>
                <w:trHeight w:val="315"/>
              </w:trPr>
              <w:tc>
                <w:tcPr>
                  <w:tcW w:w="1662" w:type="dxa"/>
                  <w:tcBorders>
                    <w:top w:val="nil"/>
                    <w:left w:val="nil"/>
                    <w:bottom w:val="nil"/>
                    <w:right w:val="nil"/>
                  </w:tcBorders>
                  <w:noWrap/>
                  <w:vAlign w:val="bottom"/>
                  <w:hideMark/>
                </w:tcPr>
                <w:p w14:paraId="416B25AB" w14:textId="77777777" w:rsidR="003C7C52" w:rsidRPr="00C40EE5" w:rsidRDefault="003C7C52" w:rsidP="003C7C52">
                  <w:pPr>
                    <w:spacing w:before="0" w:after="0"/>
                    <w:rPr>
                      <w:rFonts w:eastAsia="Times New Roman" w:cs="Times New Roman"/>
                      <w:sz w:val="16"/>
                      <w:szCs w:val="16"/>
                    </w:rPr>
                  </w:pPr>
                </w:p>
              </w:tc>
              <w:tc>
                <w:tcPr>
                  <w:tcW w:w="1154" w:type="dxa"/>
                  <w:tcBorders>
                    <w:top w:val="nil"/>
                    <w:left w:val="nil"/>
                    <w:bottom w:val="nil"/>
                    <w:right w:val="nil"/>
                  </w:tcBorders>
                  <w:noWrap/>
                  <w:vAlign w:val="bottom"/>
                  <w:hideMark/>
                </w:tcPr>
                <w:p w14:paraId="4690D561" w14:textId="77777777" w:rsidR="003C7C52" w:rsidRPr="00C40EE5" w:rsidRDefault="003C7C52" w:rsidP="003C7C52">
                  <w:pPr>
                    <w:spacing w:before="0" w:after="0"/>
                    <w:rPr>
                      <w:rFonts w:eastAsia="Times New Roman" w:cs="Times New Roman"/>
                      <w:sz w:val="16"/>
                      <w:szCs w:val="16"/>
                    </w:rPr>
                  </w:pPr>
                </w:p>
              </w:tc>
              <w:tc>
                <w:tcPr>
                  <w:tcW w:w="1347" w:type="dxa"/>
                  <w:tcBorders>
                    <w:top w:val="nil"/>
                    <w:left w:val="nil"/>
                    <w:bottom w:val="nil"/>
                    <w:right w:val="nil"/>
                  </w:tcBorders>
                  <w:noWrap/>
                  <w:vAlign w:val="bottom"/>
                  <w:hideMark/>
                </w:tcPr>
                <w:p w14:paraId="3D56D649" w14:textId="77777777" w:rsidR="003C7C52" w:rsidRPr="00C40EE5" w:rsidRDefault="003C7C52" w:rsidP="003C7C52">
                  <w:pPr>
                    <w:spacing w:before="0" w:after="0"/>
                    <w:rPr>
                      <w:rFonts w:eastAsia="Times New Roman" w:cs="Times New Roman"/>
                      <w:sz w:val="16"/>
                      <w:szCs w:val="16"/>
                    </w:rPr>
                  </w:pPr>
                </w:p>
              </w:tc>
              <w:tc>
                <w:tcPr>
                  <w:tcW w:w="1347" w:type="dxa"/>
                  <w:tcBorders>
                    <w:top w:val="nil"/>
                    <w:left w:val="nil"/>
                    <w:bottom w:val="nil"/>
                    <w:right w:val="nil"/>
                  </w:tcBorders>
                  <w:noWrap/>
                  <w:vAlign w:val="bottom"/>
                  <w:hideMark/>
                </w:tcPr>
                <w:p w14:paraId="47678583" w14:textId="77777777" w:rsidR="003C7C52" w:rsidRPr="00C40EE5" w:rsidRDefault="003C7C52" w:rsidP="003C7C52">
                  <w:pPr>
                    <w:spacing w:before="0" w:after="0"/>
                    <w:rPr>
                      <w:rFonts w:eastAsia="Times New Roman" w:cs="Times New Roman"/>
                      <w:sz w:val="16"/>
                      <w:szCs w:val="16"/>
                    </w:rPr>
                  </w:pPr>
                </w:p>
              </w:tc>
              <w:tc>
                <w:tcPr>
                  <w:tcW w:w="1347" w:type="dxa"/>
                  <w:tcBorders>
                    <w:top w:val="nil"/>
                    <w:left w:val="nil"/>
                    <w:bottom w:val="nil"/>
                    <w:right w:val="nil"/>
                  </w:tcBorders>
                  <w:noWrap/>
                  <w:vAlign w:val="bottom"/>
                  <w:hideMark/>
                </w:tcPr>
                <w:p w14:paraId="6979C802" w14:textId="77777777" w:rsidR="003C7C52" w:rsidRPr="00C40EE5" w:rsidRDefault="003C7C52" w:rsidP="003C7C52">
                  <w:pPr>
                    <w:spacing w:before="0" w:after="0"/>
                    <w:rPr>
                      <w:rFonts w:eastAsia="Times New Roman" w:cs="Times New Roman"/>
                      <w:sz w:val="16"/>
                      <w:szCs w:val="16"/>
                    </w:rPr>
                  </w:pPr>
                </w:p>
              </w:tc>
              <w:tc>
                <w:tcPr>
                  <w:tcW w:w="1347" w:type="dxa"/>
                  <w:tcBorders>
                    <w:top w:val="nil"/>
                    <w:left w:val="nil"/>
                    <w:bottom w:val="nil"/>
                    <w:right w:val="nil"/>
                  </w:tcBorders>
                  <w:noWrap/>
                  <w:vAlign w:val="bottom"/>
                  <w:hideMark/>
                </w:tcPr>
                <w:p w14:paraId="7FFAD142" w14:textId="77777777" w:rsidR="003C7C52" w:rsidRPr="00C40EE5" w:rsidRDefault="003C7C52" w:rsidP="003C7C52">
                  <w:pPr>
                    <w:spacing w:before="0" w:after="0"/>
                    <w:rPr>
                      <w:rFonts w:eastAsia="Times New Roman" w:cs="Times New Roman"/>
                      <w:sz w:val="16"/>
                      <w:szCs w:val="16"/>
                    </w:rPr>
                  </w:pPr>
                </w:p>
              </w:tc>
              <w:tc>
                <w:tcPr>
                  <w:tcW w:w="1347" w:type="dxa"/>
                  <w:tcBorders>
                    <w:top w:val="nil"/>
                    <w:left w:val="nil"/>
                    <w:bottom w:val="nil"/>
                    <w:right w:val="nil"/>
                  </w:tcBorders>
                  <w:noWrap/>
                  <w:vAlign w:val="bottom"/>
                  <w:hideMark/>
                </w:tcPr>
                <w:p w14:paraId="543ADDB1" w14:textId="77777777" w:rsidR="003C7C52" w:rsidRPr="00C40EE5" w:rsidRDefault="003C7C52" w:rsidP="003C7C52">
                  <w:pPr>
                    <w:spacing w:before="0" w:after="0"/>
                    <w:rPr>
                      <w:rFonts w:eastAsia="Times New Roman" w:cs="Times New Roman"/>
                      <w:sz w:val="16"/>
                      <w:szCs w:val="16"/>
                    </w:rPr>
                  </w:pPr>
                </w:p>
              </w:tc>
            </w:tr>
            <w:tr w:rsidR="003C7C52" w:rsidRPr="00C40EE5" w14:paraId="584DA5AF" w14:textId="77777777" w:rsidTr="003C7C52">
              <w:trPr>
                <w:trHeight w:val="315"/>
              </w:trPr>
              <w:tc>
                <w:tcPr>
                  <w:tcW w:w="1662" w:type="dxa"/>
                  <w:tcBorders>
                    <w:top w:val="nil"/>
                    <w:left w:val="nil"/>
                    <w:bottom w:val="single" w:sz="4" w:space="0" w:color="000000"/>
                    <w:right w:val="nil"/>
                  </w:tcBorders>
                  <w:noWrap/>
                  <w:vAlign w:val="bottom"/>
                  <w:hideMark/>
                </w:tcPr>
                <w:p w14:paraId="4BB89379" w14:textId="77777777" w:rsidR="003C7C52" w:rsidRPr="00C40EE5" w:rsidRDefault="003C7C52" w:rsidP="003C7C52">
                  <w:pPr>
                    <w:spacing w:before="0" w:after="0"/>
                    <w:rPr>
                      <w:rFonts w:eastAsia="Times New Roman" w:cs="Times New Roman"/>
                      <w:color w:val="000000"/>
                      <w:sz w:val="16"/>
                      <w:szCs w:val="16"/>
                    </w:rPr>
                  </w:pPr>
                  <w:r w:rsidRPr="00C40EE5">
                    <w:rPr>
                      <w:rFonts w:eastAsia="Times New Roman" w:cs="Times New Roman"/>
                      <w:color w:val="000000"/>
                      <w:sz w:val="16"/>
                      <w:szCs w:val="16"/>
                    </w:rPr>
                    <w:t>Total</w:t>
                  </w:r>
                </w:p>
              </w:tc>
              <w:tc>
                <w:tcPr>
                  <w:tcW w:w="1154" w:type="dxa"/>
                  <w:tcBorders>
                    <w:top w:val="nil"/>
                    <w:left w:val="nil"/>
                    <w:bottom w:val="single" w:sz="4" w:space="0" w:color="000000"/>
                    <w:right w:val="nil"/>
                  </w:tcBorders>
                  <w:noWrap/>
                  <w:vAlign w:val="bottom"/>
                  <w:hideMark/>
                </w:tcPr>
                <w:p w14:paraId="02FE674C" w14:textId="77777777" w:rsidR="003C7C52" w:rsidRPr="00C40EE5" w:rsidRDefault="003C7C52" w:rsidP="003C7C52">
                  <w:pPr>
                    <w:spacing w:before="0" w:after="0"/>
                    <w:jc w:val="right"/>
                    <w:rPr>
                      <w:rFonts w:eastAsia="Times New Roman" w:cs="Times New Roman"/>
                      <w:color w:val="000000"/>
                      <w:sz w:val="16"/>
                      <w:szCs w:val="16"/>
                    </w:rPr>
                  </w:pPr>
                  <w:r w:rsidRPr="00C40EE5">
                    <w:rPr>
                      <w:rFonts w:eastAsia="Times New Roman" w:cs="Times New Roman"/>
                      <w:color w:val="000000"/>
                      <w:sz w:val="16"/>
                      <w:szCs w:val="16"/>
                    </w:rPr>
                    <w:t>30565.29597</w:t>
                  </w:r>
                </w:p>
              </w:tc>
              <w:tc>
                <w:tcPr>
                  <w:tcW w:w="1347" w:type="dxa"/>
                  <w:tcBorders>
                    <w:top w:val="nil"/>
                    <w:left w:val="nil"/>
                    <w:bottom w:val="single" w:sz="4" w:space="0" w:color="000000"/>
                    <w:right w:val="nil"/>
                  </w:tcBorders>
                  <w:noWrap/>
                  <w:vAlign w:val="bottom"/>
                  <w:hideMark/>
                </w:tcPr>
                <w:p w14:paraId="74CD7605" w14:textId="77777777" w:rsidR="003C7C52" w:rsidRPr="00C40EE5" w:rsidRDefault="003C7C52" w:rsidP="003C7C52">
                  <w:pPr>
                    <w:spacing w:before="0" w:after="0"/>
                    <w:jc w:val="right"/>
                    <w:rPr>
                      <w:rFonts w:eastAsia="Times New Roman" w:cs="Times New Roman"/>
                      <w:color w:val="000000"/>
                      <w:sz w:val="16"/>
                      <w:szCs w:val="16"/>
                    </w:rPr>
                  </w:pPr>
                  <w:r w:rsidRPr="00C40EE5">
                    <w:rPr>
                      <w:rFonts w:eastAsia="Times New Roman" w:cs="Times New Roman"/>
                      <w:color w:val="000000"/>
                      <w:sz w:val="16"/>
                      <w:szCs w:val="16"/>
                    </w:rPr>
                    <w:t>137</w:t>
                  </w:r>
                </w:p>
              </w:tc>
              <w:tc>
                <w:tcPr>
                  <w:tcW w:w="1347" w:type="dxa"/>
                  <w:tcBorders>
                    <w:top w:val="nil"/>
                    <w:left w:val="nil"/>
                    <w:bottom w:val="single" w:sz="4" w:space="0" w:color="000000"/>
                    <w:right w:val="nil"/>
                  </w:tcBorders>
                  <w:noWrap/>
                  <w:vAlign w:val="bottom"/>
                  <w:hideMark/>
                </w:tcPr>
                <w:p w14:paraId="09358C7E" w14:textId="77777777" w:rsidR="003C7C52" w:rsidRPr="00C40EE5" w:rsidRDefault="003C7C52" w:rsidP="003C7C52">
                  <w:pPr>
                    <w:spacing w:before="0" w:after="0"/>
                    <w:rPr>
                      <w:rFonts w:eastAsia="Times New Roman" w:cs="Times New Roman"/>
                      <w:color w:val="000000"/>
                      <w:sz w:val="16"/>
                      <w:szCs w:val="16"/>
                    </w:rPr>
                  </w:pPr>
                  <w:r w:rsidRPr="00C40EE5">
                    <w:rPr>
                      <w:rFonts w:eastAsia="Times New Roman" w:cs="Times New Roman"/>
                      <w:color w:val="000000"/>
                      <w:sz w:val="16"/>
                      <w:szCs w:val="16"/>
                    </w:rPr>
                    <w:t> </w:t>
                  </w:r>
                </w:p>
              </w:tc>
              <w:tc>
                <w:tcPr>
                  <w:tcW w:w="1347" w:type="dxa"/>
                  <w:tcBorders>
                    <w:top w:val="nil"/>
                    <w:left w:val="nil"/>
                    <w:bottom w:val="single" w:sz="4" w:space="0" w:color="000000"/>
                    <w:right w:val="nil"/>
                  </w:tcBorders>
                  <w:noWrap/>
                  <w:vAlign w:val="bottom"/>
                  <w:hideMark/>
                </w:tcPr>
                <w:p w14:paraId="665B6CC0" w14:textId="77777777" w:rsidR="003C7C52" w:rsidRPr="00C40EE5" w:rsidRDefault="003C7C52" w:rsidP="003C7C52">
                  <w:pPr>
                    <w:spacing w:before="0" w:after="0"/>
                    <w:rPr>
                      <w:rFonts w:eastAsia="Times New Roman" w:cs="Times New Roman"/>
                      <w:color w:val="000000"/>
                      <w:sz w:val="16"/>
                      <w:szCs w:val="16"/>
                    </w:rPr>
                  </w:pPr>
                  <w:r w:rsidRPr="00C40EE5">
                    <w:rPr>
                      <w:rFonts w:eastAsia="Times New Roman" w:cs="Times New Roman"/>
                      <w:color w:val="000000"/>
                      <w:sz w:val="16"/>
                      <w:szCs w:val="16"/>
                    </w:rPr>
                    <w:t> </w:t>
                  </w:r>
                </w:p>
              </w:tc>
              <w:tc>
                <w:tcPr>
                  <w:tcW w:w="1347" w:type="dxa"/>
                  <w:tcBorders>
                    <w:top w:val="nil"/>
                    <w:left w:val="nil"/>
                    <w:bottom w:val="single" w:sz="4" w:space="0" w:color="000000"/>
                    <w:right w:val="nil"/>
                  </w:tcBorders>
                  <w:noWrap/>
                  <w:vAlign w:val="bottom"/>
                  <w:hideMark/>
                </w:tcPr>
                <w:p w14:paraId="5C67FDAE" w14:textId="77777777" w:rsidR="003C7C52" w:rsidRPr="00C40EE5" w:rsidRDefault="003C7C52" w:rsidP="003C7C52">
                  <w:pPr>
                    <w:spacing w:before="0" w:after="0"/>
                    <w:rPr>
                      <w:rFonts w:eastAsia="Times New Roman" w:cs="Times New Roman"/>
                      <w:color w:val="000000"/>
                      <w:sz w:val="16"/>
                      <w:szCs w:val="16"/>
                    </w:rPr>
                  </w:pPr>
                  <w:r w:rsidRPr="00C40EE5">
                    <w:rPr>
                      <w:rFonts w:eastAsia="Times New Roman" w:cs="Times New Roman"/>
                      <w:color w:val="000000"/>
                      <w:sz w:val="16"/>
                      <w:szCs w:val="16"/>
                    </w:rPr>
                    <w:t> </w:t>
                  </w:r>
                </w:p>
              </w:tc>
              <w:tc>
                <w:tcPr>
                  <w:tcW w:w="1347" w:type="dxa"/>
                  <w:tcBorders>
                    <w:top w:val="nil"/>
                    <w:left w:val="nil"/>
                    <w:bottom w:val="single" w:sz="4" w:space="0" w:color="000000"/>
                    <w:right w:val="nil"/>
                  </w:tcBorders>
                  <w:noWrap/>
                  <w:vAlign w:val="bottom"/>
                  <w:hideMark/>
                </w:tcPr>
                <w:p w14:paraId="1C7BE6B0" w14:textId="77777777" w:rsidR="003C7C52" w:rsidRPr="00C40EE5" w:rsidRDefault="003C7C52" w:rsidP="003C7C52">
                  <w:pPr>
                    <w:spacing w:before="0" w:after="0"/>
                    <w:rPr>
                      <w:rFonts w:eastAsia="Times New Roman" w:cs="Times New Roman"/>
                      <w:color w:val="000000"/>
                      <w:sz w:val="16"/>
                      <w:szCs w:val="16"/>
                    </w:rPr>
                  </w:pPr>
                  <w:r w:rsidRPr="00C40EE5">
                    <w:rPr>
                      <w:rFonts w:eastAsia="Times New Roman" w:cs="Times New Roman"/>
                      <w:color w:val="000000"/>
                      <w:sz w:val="16"/>
                      <w:szCs w:val="16"/>
                    </w:rPr>
                    <w:t> </w:t>
                  </w:r>
                </w:p>
              </w:tc>
            </w:tr>
            <w:tr w:rsidR="003C7C52" w:rsidRPr="00C40EE5" w14:paraId="5797E290" w14:textId="77777777" w:rsidTr="003C7C52">
              <w:trPr>
                <w:trHeight w:val="315"/>
              </w:trPr>
              <w:tc>
                <w:tcPr>
                  <w:tcW w:w="1662" w:type="dxa"/>
                  <w:tcBorders>
                    <w:top w:val="nil"/>
                    <w:left w:val="nil"/>
                    <w:bottom w:val="nil"/>
                    <w:right w:val="nil"/>
                  </w:tcBorders>
                  <w:noWrap/>
                  <w:vAlign w:val="bottom"/>
                  <w:hideMark/>
                </w:tcPr>
                <w:p w14:paraId="35DA09CF" w14:textId="77777777" w:rsidR="003C7C52" w:rsidRPr="00C40EE5" w:rsidRDefault="003C7C52" w:rsidP="003C7C52">
                  <w:pPr>
                    <w:spacing w:before="0" w:after="0"/>
                    <w:rPr>
                      <w:rFonts w:eastAsia="Times New Roman" w:cs="Times New Roman"/>
                      <w:color w:val="000000"/>
                      <w:sz w:val="16"/>
                      <w:szCs w:val="16"/>
                    </w:rPr>
                  </w:pPr>
                </w:p>
              </w:tc>
              <w:tc>
                <w:tcPr>
                  <w:tcW w:w="1154" w:type="dxa"/>
                  <w:tcBorders>
                    <w:top w:val="nil"/>
                    <w:left w:val="nil"/>
                    <w:bottom w:val="nil"/>
                    <w:right w:val="nil"/>
                  </w:tcBorders>
                  <w:noWrap/>
                  <w:vAlign w:val="bottom"/>
                  <w:hideMark/>
                </w:tcPr>
                <w:p w14:paraId="08B71EDF" w14:textId="77777777" w:rsidR="003C7C52" w:rsidRPr="00C40EE5" w:rsidRDefault="003C7C52" w:rsidP="003C7C52">
                  <w:pPr>
                    <w:spacing w:before="0" w:after="0"/>
                    <w:rPr>
                      <w:rFonts w:eastAsia="Times New Roman" w:cs="Times New Roman"/>
                      <w:sz w:val="16"/>
                      <w:szCs w:val="16"/>
                    </w:rPr>
                  </w:pPr>
                </w:p>
              </w:tc>
              <w:tc>
                <w:tcPr>
                  <w:tcW w:w="1347" w:type="dxa"/>
                  <w:tcBorders>
                    <w:top w:val="nil"/>
                    <w:left w:val="nil"/>
                    <w:bottom w:val="nil"/>
                    <w:right w:val="nil"/>
                  </w:tcBorders>
                  <w:noWrap/>
                  <w:vAlign w:val="bottom"/>
                  <w:hideMark/>
                </w:tcPr>
                <w:p w14:paraId="74280E3A" w14:textId="77777777" w:rsidR="003C7C52" w:rsidRPr="00C40EE5" w:rsidRDefault="003C7C52" w:rsidP="003C7C52">
                  <w:pPr>
                    <w:spacing w:before="0" w:after="0"/>
                    <w:rPr>
                      <w:rFonts w:eastAsia="Times New Roman" w:cs="Times New Roman"/>
                      <w:sz w:val="16"/>
                      <w:szCs w:val="16"/>
                    </w:rPr>
                  </w:pPr>
                </w:p>
              </w:tc>
              <w:tc>
                <w:tcPr>
                  <w:tcW w:w="1347" w:type="dxa"/>
                  <w:tcBorders>
                    <w:top w:val="nil"/>
                    <w:left w:val="nil"/>
                    <w:bottom w:val="nil"/>
                    <w:right w:val="nil"/>
                  </w:tcBorders>
                  <w:noWrap/>
                  <w:vAlign w:val="bottom"/>
                  <w:hideMark/>
                </w:tcPr>
                <w:p w14:paraId="3FB6B045" w14:textId="77777777" w:rsidR="003C7C52" w:rsidRPr="00C40EE5" w:rsidRDefault="003C7C52" w:rsidP="003C7C52">
                  <w:pPr>
                    <w:spacing w:before="0" w:after="0"/>
                    <w:rPr>
                      <w:rFonts w:eastAsia="Times New Roman" w:cs="Times New Roman"/>
                      <w:sz w:val="16"/>
                      <w:szCs w:val="16"/>
                    </w:rPr>
                  </w:pPr>
                </w:p>
              </w:tc>
              <w:tc>
                <w:tcPr>
                  <w:tcW w:w="1347" w:type="dxa"/>
                  <w:tcBorders>
                    <w:top w:val="nil"/>
                    <w:left w:val="nil"/>
                    <w:bottom w:val="nil"/>
                    <w:right w:val="nil"/>
                  </w:tcBorders>
                  <w:noWrap/>
                  <w:vAlign w:val="bottom"/>
                  <w:hideMark/>
                </w:tcPr>
                <w:p w14:paraId="5E9521CE" w14:textId="77777777" w:rsidR="003C7C52" w:rsidRPr="00C40EE5" w:rsidRDefault="003C7C52" w:rsidP="003C7C52">
                  <w:pPr>
                    <w:spacing w:before="0" w:after="0"/>
                    <w:rPr>
                      <w:rFonts w:eastAsia="Times New Roman" w:cs="Times New Roman"/>
                      <w:sz w:val="16"/>
                      <w:szCs w:val="16"/>
                    </w:rPr>
                  </w:pPr>
                </w:p>
              </w:tc>
              <w:tc>
                <w:tcPr>
                  <w:tcW w:w="1347" w:type="dxa"/>
                  <w:tcBorders>
                    <w:top w:val="nil"/>
                    <w:left w:val="nil"/>
                    <w:bottom w:val="nil"/>
                    <w:right w:val="nil"/>
                  </w:tcBorders>
                  <w:noWrap/>
                  <w:vAlign w:val="bottom"/>
                  <w:hideMark/>
                </w:tcPr>
                <w:p w14:paraId="1A3EB467" w14:textId="77777777" w:rsidR="003C7C52" w:rsidRPr="00C40EE5" w:rsidRDefault="003C7C52" w:rsidP="003C7C52">
                  <w:pPr>
                    <w:spacing w:before="0" w:after="0"/>
                    <w:rPr>
                      <w:rFonts w:eastAsia="Times New Roman" w:cs="Times New Roman"/>
                      <w:sz w:val="16"/>
                      <w:szCs w:val="16"/>
                    </w:rPr>
                  </w:pPr>
                </w:p>
              </w:tc>
              <w:tc>
                <w:tcPr>
                  <w:tcW w:w="1347" w:type="dxa"/>
                  <w:tcBorders>
                    <w:top w:val="nil"/>
                    <w:left w:val="nil"/>
                    <w:bottom w:val="nil"/>
                    <w:right w:val="nil"/>
                  </w:tcBorders>
                  <w:noWrap/>
                  <w:vAlign w:val="bottom"/>
                  <w:hideMark/>
                </w:tcPr>
                <w:p w14:paraId="729BA1B7" w14:textId="77777777" w:rsidR="003C7C52" w:rsidRPr="00C40EE5" w:rsidRDefault="003C7C52" w:rsidP="003C7C52">
                  <w:pPr>
                    <w:spacing w:before="0" w:after="0"/>
                    <w:rPr>
                      <w:rFonts w:eastAsia="Times New Roman" w:cs="Times New Roman"/>
                      <w:sz w:val="16"/>
                      <w:szCs w:val="16"/>
                    </w:rPr>
                  </w:pPr>
                </w:p>
              </w:tc>
            </w:tr>
          </w:tbl>
          <w:p w14:paraId="6427C341" w14:textId="77777777" w:rsidR="003C7C52" w:rsidRPr="00C40EE5" w:rsidRDefault="003C7C52" w:rsidP="003C7C52">
            <w:pPr>
              <w:pStyle w:val="NormalWeb"/>
            </w:pPr>
          </w:p>
        </w:tc>
      </w:tr>
    </w:tbl>
    <w:p w14:paraId="26E1964B" w14:textId="4CA53557" w:rsidR="00932EF9" w:rsidRPr="00C40EE5" w:rsidRDefault="00932EF9" w:rsidP="00932EF9">
      <w:r w:rsidRPr="00C40EE5">
        <w:t xml:space="preserve">Note: SS = sum of squares; </w:t>
      </w:r>
      <w:proofErr w:type="spellStart"/>
      <w:r w:rsidRPr="00C40EE5">
        <w:t>df</w:t>
      </w:r>
      <w:proofErr w:type="spellEnd"/>
      <w:r w:rsidRPr="00C40EE5">
        <w:t xml:space="preserve"> = degrees of freedom; MS = mean square; F = F-statistic; p = probability value; </w:t>
      </w:r>
      <w:proofErr w:type="spellStart"/>
      <w:r w:rsidRPr="00C40EE5">
        <w:t>F_crit</w:t>
      </w:r>
      <w:proofErr w:type="spellEnd"/>
      <w:r w:rsidRPr="00C40EE5">
        <w:t xml:space="preserve"> = critical F-value.</w:t>
      </w:r>
    </w:p>
    <w:p w14:paraId="18C90B01" w14:textId="6C0951D1" w:rsidR="00124B6E" w:rsidRPr="00C40EE5" w:rsidDel="00EA3C87" w:rsidRDefault="00EA3C87" w:rsidP="00932EF9">
      <w:pPr>
        <w:jc w:val="both"/>
        <w:rPr>
          <w:del w:id="214" w:author="Meliana Christianti J." w:date="2026-03-30T03:12:00Z" w16du:dateUtc="2026-03-29T20:12:00Z"/>
        </w:rPr>
      </w:pPr>
      <w:ins w:id="215" w:author="Meliana Christianti J." w:date="2026-03-30T03:12:00Z">
        <w:r w:rsidRPr="004A7545">
          <w:rPr>
            <w:highlight w:val="lightGray"/>
            <w:rPrChange w:id="216" w:author="Meliana Christianti J." w:date="2026-03-30T03:32:00Z" w16du:dateUtc="2026-03-29T20:32:00Z">
              <w:rPr/>
            </w:rPrChange>
          </w:rPr>
          <w:t xml:space="preserve">The one-way ANOVA indicated a statistically significant difference in Structured Academic Activities scores across the three groups, </w:t>
        </w:r>
        <w:proofErr w:type="gramStart"/>
        <w:r w:rsidRPr="004A7545">
          <w:rPr>
            <w:highlight w:val="lightGray"/>
            <w:rPrChange w:id="217" w:author="Meliana Christianti J." w:date="2026-03-30T03:32:00Z" w16du:dateUtc="2026-03-29T20:32:00Z">
              <w:rPr/>
            </w:rPrChange>
          </w:rPr>
          <w:t>F(</w:t>
        </w:r>
        <w:proofErr w:type="gramEnd"/>
        <w:r w:rsidRPr="004A7545">
          <w:rPr>
            <w:highlight w:val="lightGray"/>
            <w:rPrChange w:id="218" w:author="Meliana Christianti J." w:date="2026-03-30T03:32:00Z" w16du:dateUtc="2026-03-29T20:32:00Z">
              <w:rPr/>
            </w:rPrChange>
          </w:rPr>
          <w:t xml:space="preserve">2, 135) = 4.41, p = .014, η² = .061. The effect size was modest, indicating that group membership was associated with 6.1% of the variance in outcome scores under the conditions of this </w:t>
        </w:r>
        <w:proofErr w:type="spellStart"/>
        <w:r w:rsidRPr="004A7545">
          <w:rPr>
            <w:highlight w:val="lightGray"/>
            <w:rPrChange w:id="219" w:author="Meliana Christianti J." w:date="2026-03-30T03:32:00Z" w16du:dateUtc="2026-03-29T20:32:00Z">
              <w:rPr/>
            </w:rPrChange>
          </w:rPr>
          <w:t>study.</w:t>
        </w:r>
      </w:ins>
      <w:del w:id="220" w:author="Meliana Christianti J." w:date="2026-03-30T03:12:00Z" w16du:dateUtc="2026-03-29T20:12:00Z">
        <w:r w:rsidR="00D01178" w:rsidRPr="004A7545" w:rsidDel="00EA3C87">
          <w:rPr>
            <w:highlight w:val="lightGray"/>
            <w:rPrChange w:id="221" w:author="Meliana Christianti J." w:date="2026-03-30T03:32:00Z" w16du:dateUtc="2026-03-29T20:32:00Z">
              <w:rPr/>
            </w:rPrChange>
          </w:rPr>
          <w:delText>The one-way ANOVA indicated a statistically significant difference in Structured Academic Activities scores across the three groups, F (2, 135) = 4.41, p = .014, η² = .061. The effect size of η² = .061 shows a modest to medium influence, accounting for around 6.1% of the overall variation in outcome scores. This effect size is small, but it is in line with real-world educational interventions. It implies that the TISE-VALORIZE implementation has a significant impact on performance differences, while a large part of the variation (93.9%) is still due to other variables</w:delText>
        </w:r>
        <w:r w:rsidR="00932EF9" w:rsidRPr="004A7545" w:rsidDel="00EA3C87">
          <w:rPr>
            <w:highlight w:val="lightGray"/>
            <w:rPrChange w:id="222" w:author="Meliana Christianti J." w:date="2026-03-30T03:32:00Z" w16du:dateUtc="2026-03-29T20:32:00Z">
              <w:rPr/>
            </w:rPrChange>
          </w:rPr>
          <w:delText>.</w:delText>
        </w:r>
      </w:del>
    </w:p>
    <w:p w14:paraId="62BAF6EB" w14:textId="26312A85" w:rsidR="00932EF9" w:rsidRPr="00C40EE5" w:rsidRDefault="00D01178" w:rsidP="00932EF9">
      <w:pPr>
        <w:jc w:val="both"/>
      </w:pPr>
      <w:r w:rsidRPr="00C40EE5">
        <w:t>To</w:t>
      </w:r>
      <w:proofErr w:type="spellEnd"/>
      <w:r w:rsidRPr="00C40EE5">
        <w:t xml:space="preserve"> determine whether groups exhibited significant differences, post-hoc pairwise comparisons were performed using Tukey's Honestly Significant Difference (HSD) test, as shown in Table 5</w:t>
      </w:r>
      <w:r w:rsidR="00932EF9" w:rsidRPr="00C40EE5">
        <w:t>.</w:t>
      </w:r>
    </w:p>
    <w:p w14:paraId="7281317C" w14:textId="337AC9B9" w:rsidR="00932EF9" w:rsidRPr="00C40EE5" w:rsidRDefault="00A52D1E" w:rsidP="00932EF9">
      <w:pPr>
        <w:jc w:val="both"/>
      </w:pPr>
      <w:r w:rsidRPr="00C40EE5">
        <w:t xml:space="preserve">Table 5. Comparisons </w:t>
      </w:r>
      <w:r w:rsidR="00D01178" w:rsidRPr="00C40EE5">
        <w:t>by Pair and</w:t>
      </w:r>
      <w:r w:rsidRPr="00C40EE5">
        <w:t xml:space="preserve"> Effect Sizes</w:t>
      </w:r>
    </w:p>
    <w:tbl>
      <w:tblPr>
        <w:tblStyle w:val="TableGrid"/>
        <w:tblW w:w="5000" w:type="pct"/>
        <w:tblLook w:val="04A0" w:firstRow="1" w:lastRow="0" w:firstColumn="1" w:lastColumn="0" w:noHBand="0" w:noVBand="1"/>
      </w:tblPr>
      <w:tblGrid>
        <w:gridCol w:w="1892"/>
        <w:gridCol w:w="1479"/>
        <w:gridCol w:w="1528"/>
        <w:gridCol w:w="1350"/>
        <w:gridCol w:w="1752"/>
        <w:gridCol w:w="1766"/>
      </w:tblGrid>
      <w:tr w:rsidR="00A52D1E" w:rsidRPr="00C40EE5" w14:paraId="66BB58EC" w14:textId="77777777" w:rsidTr="00A52D1E">
        <w:tc>
          <w:tcPr>
            <w:tcW w:w="969" w:type="pct"/>
          </w:tcPr>
          <w:p w14:paraId="2DD46E35" w14:textId="77777777" w:rsidR="00A52D1E" w:rsidRPr="00C40EE5" w:rsidRDefault="00A52D1E" w:rsidP="00F142B9">
            <w:pPr>
              <w:jc w:val="center"/>
            </w:pPr>
            <w:r w:rsidRPr="00C40EE5">
              <w:lastRenderedPageBreak/>
              <w:t>Comparison</w:t>
            </w:r>
          </w:p>
        </w:tc>
        <w:tc>
          <w:tcPr>
            <w:tcW w:w="757" w:type="pct"/>
          </w:tcPr>
          <w:p w14:paraId="4994AD50" w14:textId="77777777" w:rsidR="00A52D1E" w:rsidRPr="00C40EE5" w:rsidRDefault="00A52D1E" w:rsidP="00F142B9">
            <w:pPr>
              <w:jc w:val="center"/>
            </w:pPr>
            <w:r w:rsidRPr="00C40EE5">
              <w:t>Mean Diff</w:t>
            </w:r>
          </w:p>
        </w:tc>
        <w:tc>
          <w:tcPr>
            <w:tcW w:w="782" w:type="pct"/>
          </w:tcPr>
          <w:p w14:paraId="67C9A988" w14:textId="77777777" w:rsidR="00A52D1E" w:rsidRPr="00C40EE5" w:rsidRDefault="00A52D1E" w:rsidP="00F142B9">
            <w:pPr>
              <w:jc w:val="center"/>
            </w:pPr>
            <w:r w:rsidRPr="00C40EE5">
              <w:t>95% CI</w:t>
            </w:r>
          </w:p>
        </w:tc>
        <w:tc>
          <w:tcPr>
            <w:tcW w:w="691" w:type="pct"/>
          </w:tcPr>
          <w:p w14:paraId="3E79AD95" w14:textId="77777777" w:rsidR="00A52D1E" w:rsidRPr="00C40EE5" w:rsidRDefault="00A52D1E" w:rsidP="00F142B9">
            <w:pPr>
              <w:jc w:val="center"/>
            </w:pPr>
            <w:r w:rsidRPr="00C40EE5">
              <w:t>p-value</w:t>
            </w:r>
          </w:p>
        </w:tc>
        <w:tc>
          <w:tcPr>
            <w:tcW w:w="897" w:type="pct"/>
          </w:tcPr>
          <w:p w14:paraId="5D050B89" w14:textId="77777777" w:rsidR="00A52D1E" w:rsidRPr="00C40EE5" w:rsidRDefault="00A52D1E" w:rsidP="00F142B9">
            <w:pPr>
              <w:jc w:val="center"/>
            </w:pPr>
            <w:r w:rsidRPr="00C40EE5">
              <w:t>d (Cohen’s)</w:t>
            </w:r>
          </w:p>
        </w:tc>
        <w:tc>
          <w:tcPr>
            <w:tcW w:w="904" w:type="pct"/>
          </w:tcPr>
          <w:p w14:paraId="259881E1" w14:textId="77777777" w:rsidR="00A52D1E" w:rsidRPr="00C40EE5" w:rsidRDefault="00A52D1E" w:rsidP="00F142B9">
            <w:pPr>
              <w:jc w:val="center"/>
            </w:pPr>
            <w:r w:rsidRPr="00C40EE5">
              <w:t>Interpretation</w:t>
            </w:r>
          </w:p>
        </w:tc>
      </w:tr>
      <w:tr w:rsidR="00A52D1E" w:rsidRPr="00C40EE5" w14:paraId="5FBDB4C5" w14:textId="77777777" w:rsidTr="00A52D1E">
        <w:tc>
          <w:tcPr>
            <w:tcW w:w="969" w:type="pct"/>
          </w:tcPr>
          <w:p w14:paraId="3C4F3AD0" w14:textId="643B9485" w:rsidR="00A52D1E" w:rsidRPr="00C40EE5" w:rsidRDefault="00A52D1E" w:rsidP="00F142B9">
            <w:r w:rsidRPr="00C40EE5">
              <w:t>E v</w:t>
            </w:r>
            <w:r w:rsidR="00D01178" w:rsidRPr="00C40EE5">
              <w:t>er</w:t>
            </w:r>
            <w:r w:rsidRPr="00C40EE5">
              <w:t>s</w:t>
            </w:r>
            <w:r w:rsidR="00D01178" w:rsidRPr="00C40EE5">
              <w:t>us</w:t>
            </w:r>
            <w:r w:rsidRPr="00C40EE5">
              <w:t xml:space="preserve"> C1</w:t>
            </w:r>
          </w:p>
        </w:tc>
        <w:tc>
          <w:tcPr>
            <w:tcW w:w="757" w:type="pct"/>
          </w:tcPr>
          <w:p w14:paraId="469018AD" w14:textId="77777777" w:rsidR="00A52D1E" w:rsidRPr="00C40EE5" w:rsidRDefault="00A52D1E" w:rsidP="00F142B9">
            <w:pPr>
              <w:jc w:val="center"/>
            </w:pPr>
            <w:r w:rsidRPr="00C40EE5">
              <w:t>6.28</w:t>
            </w:r>
          </w:p>
        </w:tc>
        <w:tc>
          <w:tcPr>
            <w:tcW w:w="782" w:type="pct"/>
          </w:tcPr>
          <w:p w14:paraId="210F79E5" w14:textId="77777777" w:rsidR="00A52D1E" w:rsidRPr="00C40EE5" w:rsidRDefault="00A52D1E" w:rsidP="00F142B9">
            <w:pPr>
              <w:jc w:val="center"/>
            </w:pPr>
            <w:r w:rsidRPr="00C40EE5">
              <w:t>[0.92, 11.64]</w:t>
            </w:r>
          </w:p>
        </w:tc>
        <w:tc>
          <w:tcPr>
            <w:tcW w:w="691" w:type="pct"/>
          </w:tcPr>
          <w:p w14:paraId="69C3FFE2" w14:textId="77777777" w:rsidR="00A52D1E" w:rsidRPr="00C40EE5" w:rsidRDefault="00A52D1E" w:rsidP="00F142B9">
            <w:pPr>
              <w:jc w:val="center"/>
            </w:pPr>
            <w:r w:rsidRPr="00C40EE5">
              <w:t>.021*</w:t>
            </w:r>
          </w:p>
        </w:tc>
        <w:tc>
          <w:tcPr>
            <w:tcW w:w="897" w:type="pct"/>
          </w:tcPr>
          <w:p w14:paraId="1F3C7C10" w14:textId="77777777" w:rsidR="00A52D1E" w:rsidRPr="00C40EE5" w:rsidRDefault="00A52D1E" w:rsidP="00F142B9">
            <w:pPr>
              <w:jc w:val="center"/>
            </w:pPr>
            <w:r w:rsidRPr="00C40EE5">
              <w:t>0.42</w:t>
            </w:r>
          </w:p>
        </w:tc>
        <w:tc>
          <w:tcPr>
            <w:tcW w:w="904" w:type="pct"/>
          </w:tcPr>
          <w:p w14:paraId="6E70280F" w14:textId="1E93CE12" w:rsidR="00A52D1E" w:rsidRPr="00C40EE5" w:rsidRDefault="00A52D1E" w:rsidP="00F142B9">
            <w:pPr>
              <w:jc w:val="center"/>
            </w:pPr>
            <w:del w:id="223" w:author="Meliana Christianti J." w:date="2026-03-30T01:47:00Z" w16du:dateUtc="2026-03-29T18:47:00Z">
              <w:r w:rsidRPr="00C40EE5" w:rsidDel="00D214EA">
                <w:delText xml:space="preserve">Not </w:delText>
              </w:r>
            </w:del>
            <w:ins w:id="224" w:author="Meliana Christianti J." w:date="2026-03-30T01:47:00Z" w16du:dateUtc="2026-03-29T18:47:00Z">
              <w:r w:rsidR="00D214EA">
                <w:t>S</w:t>
              </w:r>
            </w:ins>
            <w:del w:id="225" w:author="Meliana Christianti J." w:date="2026-03-30T01:47:00Z" w16du:dateUtc="2026-03-29T18:47:00Z">
              <w:r w:rsidRPr="00C40EE5" w:rsidDel="00D214EA">
                <w:delText>s</w:delText>
              </w:r>
            </w:del>
            <w:r w:rsidRPr="00C40EE5">
              <w:t>ignificant (small)</w:t>
            </w:r>
          </w:p>
        </w:tc>
      </w:tr>
      <w:tr w:rsidR="00A52D1E" w:rsidRPr="00C40EE5" w14:paraId="6F449EA3" w14:textId="77777777" w:rsidTr="00A52D1E">
        <w:tc>
          <w:tcPr>
            <w:tcW w:w="969" w:type="pct"/>
          </w:tcPr>
          <w:p w14:paraId="0BCCC402" w14:textId="1410F623" w:rsidR="00A52D1E" w:rsidRPr="00C40EE5" w:rsidRDefault="00A52D1E" w:rsidP="00F142B9">
            <w:r w:rsidRPr="00C40EE5">
              <w:t>E v</w:t>
            </w:r>
            <w:r w:rsidR="00D01178" w:rsidRPr="00C40EE5">
              <w:t>er</w:t>
            </w:r>
            <w:r w:rsidRPr="00C40EE5">
              <w:t>s</w:t>
            </w:r>
            <w:r w:rsidR="00D01178" w:rsidRPr="00C40EE5">
              <w:t>us</w:t>
            </w:r>
            <w:r w:rsidRPr="00C40EE5">
              <w:t xml:space="preserve"> C2</w:t>
            </w:r>
          </w:p>
        </w:tc>
        <w:tc>
          <w:tcPr>
            <w:tcW w:w="757" w:type="pct"/>
          </w:tcPr>
          <w:p w14:paraId="49883D6B" w14:textId="77777777" w:rsidR="00A52D1E" w:rsidRPr="00C40EE5" w:rsidRDefault="00A52D1E" w:rsidP="00F142B9">
            <w:pPr>
              <w:jc w:val="center"/>
            </w:pPr>
            <w:r w:rsidRPr="00C40EE5">
              <w:t>8.44</w:t>
            </w:r>
          </w:p>
        </w:tc>
        <w:tc>
          <w:tcPr>
            <w:tcW w:w="782" w:type="pct"/>
          </w:tcPr>
          <w:p w14:paraId="0AA910A9" w14:textId="77777777" w:rsidR="00A52D1E" w:rsidRPr="00C40EE5" w:rsidRDefault="00A52D1E" w:rsidP="00F142B9">
            <w:pPr>
              <w:jc w:val="center"/>
            </w:pPr>
            <w:r w:rsidRPr="00C40EE5">
              <w:t>[3.24, 13.64]</w:t>
            </w:r>
          </w:p>
        </w:tc>
        <w:tc>
          <w:tcPr>
            <w:tcW w:w="691" w:type="pct"/>
          </w:tcPr>
          <w:p w14:paraId="12F0CE42" w14:textId="77777777" w:rsidR="00A52D1E" w:rsidRPr="00C40EE5" w:rsidRDefault="00A52D1E" w:rsidP="00F142B9">
            <w:pPr>
              <w:jc w:val="center"/>
            </w:pPr>
            <w:r w:rsidRPr="00C40EE5">
              <w:t>.001**</w:t>
            </w:r>
          </w:p>
        </w:tc>
        <w:tc>
          <w:tcPr>
            <w:tcW w:w="897" w:type="pct"/>
          </w:tcPr>
          <w:p w14:paraId="3B25698F" w14:textId="77777777" w:rsidR="00A52D1E" w:rsidRPr="00C40EE5" w:rsidRDefault="00A52D1E" w:rsidP="00F142B9">
            <w:pPr>
              <w:jc w:val="center"/>
            </w:pPr>
            <w:r w:rsidRPr="00C40EE5">
              <w:t>0.58</w:t>
            </w:r>
          </w:p>
        </w:tc>
        <w:tc>
          <w:tcPr>
            <w:tcW w:w="904" w:type="pct"/>
          </w:tcPr>
          <w:p w14:paraId="254F538A" w14:textId="77777777" w:rsidR="00A52D1E" w:rsidRPr="00C40EE5" w:rsidRDefault="00A52D1E" w:rsidP="00F142B9">
            <w:pPr>
              <w:jc w:val="center"/>
            </w:pPr>
            <w:r w:rsidRPr="00C40EE5">
              <w:t>Significant (medium)</w:t>
            </w:r>
          </w:p>
        </w:tc>
      </w:tr>
      <w:tr w:rsidR="00A52D1E" w:rsidRPr="00C40EE5" w14:paraId="1EB81D99" w14:textId="77777777" w:rsidTr="00A52D1E">
        <w:tc>
          <w:tcPr>
            <w:tcW w:w="969" w:type="pct"/>
          </w:tcPr>
          <w:p w14:paraId="3686B453" w14:textId="760AD4BE" w:rsidR="00A52D1E" w:rsidRPr="00C40EE5" w:rsidRDefault="00A52D1E" w:rsidP="00F142B9">
            <w:r w:rsidRPr="00C40EE5">
              <w:t>C1 v</w:t>
            </w:r>
            <w:r w:rsidR="00D01178" w:rsidRPr="00C40EE5">
              <w:t>er</w:t>
            </w:r>
            <w:r w:rsidRPr="00C40EE5">
              <w:t>s</w:t>
            </w:r>
            <w:r w:rsidR="00D01178" w:rsidRPr="00C40EE5">
              <w:t>us</w:t>
            </w:r>
            <w:r w:rsidRPr="00C40EE5">
              <w:t xml:space="preserve"> C2</w:t>
            </w:r>
          </w:p>
        </w:tc>
        <w:tc>
          <w:tcPr>
            <w:tcW w:w="757" w:type="pct"/>
          </w:tcPr>
          <w:p w14:paraId="68C09736" w14:textId="77777777" w:rsidR="00A52D1E" w:rsidRPr="00C40EE5" w:rsidRDefault="00A52D1E" w:rsidP="00F142B9">
            <w:pPr>
              <w:jc w:val="center"/>
            </w:pPr>
            <w:r w:rsidRPr="00C40EE5">
              <w:t>2.16</w:t>
            </w:r>
          </w:p>
        </w:tc>
        <w:tc>
          <w:tcPr>
            <w:tcW w:w="782" w:type="pct"/>
          </w:tcPr>
          <w:p w14:paraId="3F75E243" w14:textId="77777777" w:rsidR="00A52D1E" w:rsidRPr="00C40EE5" w:rsidRDefault="00A52D1E" w:rsidP="00F142B9">
            <w:pPr>
              <w:jc w:val="center"/>
            </w:pPr>
            <w:r w:rsidRPr="00C40EE5">
              <w:t>[-3.44, 7.76]</w:t>
            </w:r>
          </w:p>
        </w:tc>
        <w:tc>
          <w:tcPr>
            <w:tcW w:w="691" w:type="pct"/>
          </w:tcPr>
          <w:p w14:paraId="2875F08B" w14:textId="77777777" w:rsidR="00A52D1E" w:rsidRPr="00C40EE5" w:rsidRDefault="00A52D1E" w:rsidP="00F142B9">
            <w:pPr>
              <w:jc w:val="center"/>
            </w:pPr>
            <w:r w:rsidRPr="00C40EE5">
              <w:t>.891</w:t>
            </w:r>
          </w:p>
        </w:tc>
        <w:tc>
          <w:tcPr>
            <w:tcW w:w="897" w:type="pct"/>
          </w:tcPr>
          <w:p w14:paraId="4F99D3EB" w14:textId="77777777" w:rsidR="00A52D1E" w:rsidRPr="00C40EE5" w:rsidRDefault="00A52D1E" w:rsidP="00F142B9">
            <w:pPr>
              <w:jc w:val="center"/>
            </w:pPr>
            <w:r w:rsidRPr="00C40EE5">
              <w:t>0.12</w:t>
            </w:r>
          </w:p>
        </w:tc>
        <w:tc>
          <w:tcPr>
            <w:tcW w:w="904" w:type="pct"/>
          </w:tcPr>
          <w:p w14:paraId="5B63CCE4" w14:textId="77777777" w:rsidR="00A52D1E" w:rsidRPr="00C40EE5" w:rsidRDefault="00A52D1E" w:rsidP="00F142B9">
            <w:pPr>
              <w:jc w:val="center"/>
            </w:pPr>
            <w:r w:rsidRPr="00C40EE5">
              <w:t>Not significant (negligible)</w:t>
            </w:r>
          </w:p>
        </w:tc>
      </w:tr>
    </w:tbl>
    <w:p w14:paraId="6BAE9334" w14:textId="77777777" w:rsidR="00A52D1E" w:rsidRPr="00C40EE5" w:rsidRDefault="00A52D1E" w:rsidP="00A52D1E">
      <w:r w:rsidRPr="00C40EE5">
        <w:t>* p &lt; .05; ** p &lt; .01</w:t>
      </w:r>
    </w:p>
    <w:p w14:paraId="23522069" w14:textId="3B41D24F" w:rsidR="00A52D1E" w:rsidRPr="00C40EE5" w:rsidRDefault="00A52D1E" w:rsidP="00B81CD9">
      <w:pPr>
        <w:jc w:val="both"/>
      </w:pPr>
      <w:r w:rsidRPr="00C40EE5">
        <w:t>Note: Mean Diff = difference in group means; 95% CI = 95% confidence interval; p = probability value (two-tailed); Cohen's d = standardized effect size. Significant at</w:t>
      </w:r>
      <w:r w:rsidR="000163B5" w:rsidRPr="00C40EE5">
        <w:t xml:space="preserve"> the</w:t>
      </w:r>
      <w:r w:rsidRPr="00C40EE5">
        <w:t xml:space="preserve"> α = .05 level.</w:t>
      </w:r>
    </w:p>
    <w:p w14:paraId="37A0F537" w14:textId="03257E02" w:rsidR="009C685F" w:rsidRPr="00C40EE5" w:rsidRDefault="00A21EE2" w:rsidP="00B81CD9">
      <w:pPr>
        <w:jc w:val="both"/>
      </w:pPr>
      <w:r w:rsidRPr="00C40EE5">
        <w:t xml:space="preserve">Figure </w:t>
      </w:r>
      <w:del w:id="226" w:author="Meliana Christianti J." w:date="2026-03-30T11:45:00Z" w16du:dateUtc="2026-03-30T04:45:00Z">
        <w:r w:rsidRPr="00C40EE5" w:rsidDel="00C641D9">
          <w:delText xml:space="preserve">2 </w:delText>
        </w:r>
      </w:del>
      <w:ins w:id="227" w:author="Meliana Christianti J." w:date="2026-03-30T11:45:00Z" w16du:dateUtc="2026-03-30T04:45:00Z">
        <w:r w:rsidR="00C641D9">
          <w:t>3</w:t>
        </w:r>
        <w:r w:rsidR="00C641D9" w:rsidRPr="00C40EE5">
          <w:t xml:space="preserve"> </w:t>
        </w:r>
      </w:ins>
      <w:r w:rsidRPr="00C40EE5">
        <w:t xml:space="preserve">illustrates how the students' scores were </w:t>
      </w:r>
      <w:r w:rsidR="00C40EE5" w:rsidRPr="00C40EE5">
        <w:t>spread</w:t>
      </w:r>
      <w:r w:rsidRPr="00C40EE5">
        <w:t xml:space="preserve"> throughout the three groups. Two patterns are clear immediately away. The experimental group (green line) has a box that is much smaller, which suggests that the students' scores are quite close to each other (between 90 and 99). Second, the control groups (blue and red lines) have big boxes and long whiskers, which suggests that the scores are quite different from each other. Some pupils scored less than 70, while others scored 98 or more. The practical effect of this pattern is clear: doing TISE-VALORIZE makes learning </w:t>
      </w:r>
      <w:r w:rsidR="00C40EE5" w:rsidRPr="00C40EE5">
        <w:t>fairer and more consistent</w:t>
      </w:r>
      <w:r w:rsidRPr="004A7545">
        <w:rPr>
          <w:highlight w:val="lightGray"/>
          <w:rPrChange w:id="228" w:author="Meliana Christianti J." w:date="2026-03-30T03:32:00Z" w16du:dateUtc="2026-03-29T20:32:00Z">
            <w:rPr/>
          </w:rPrChange>
        </w:rPr>
        <w:t xml:space="preserve">. </w:t>
      </w:r>
      <w:ins w:id="229" w:author="Meliana Christianti J." w:date="2026-03-30T01:41:00Z">
        <w:r w:rsidR="0074499B" w:rsidRPr="004A7545">
          <w:rPr>
            <w:highlight w:val="lightGray"/>
            <w:rPrChange w:id="230" w:author="Meliana Christianti J." w:date="2026-03-30T03:32:00Z" w16du:dateUtc="2026-03-29T20:32:00Z">
              <w:rPr/>
            </w:rPrChange>
          </w:rPr>
          <w:t>The control groups displayed substantially greater score dispersion, suggesting less uniform performance across students.</w:t>
        </w:r>
      </w:ins>
      <w:del w:id="231" w:author="Meliana Christianti J." w:date="2026-03-30T01:41:00Z" w16du:dateUtc="2026-03-29T18:41:00Z">
        <w:r w:rsidRPr="004A7545" w:rsidDel="0074499B">
          <w:rPr>
            <w:highlight w:val="lightGray"/>
            <w:rPrChange w:id="232" w:author="Meliana Christianti J." w:date="2026-03-30T03:32:00Z" w16du:dateUtc="2026-03-29T20:32:00Z">
              <w:rPr/>
            </w:rPrChange>
          </w:rPr>
          <w:delText>It's easy to see who the "winners" (high scores) and "losers" (low scores) are in ordinary classes</w:delText>
        </w:r>
      </w:del>
      <w:r w:rsidRPr="004A7545">
        <w:rPr>
          <w:highlight w:val="lightGray"/>
          <w:rPrChange w:id="233" w:author="Meliana Christianti J." w:date="2026-03-30T03:32:00Z" w16du:dateUtc="2026-03-29T20:32:00Z">
            <w:rPr/>
          </w:rPrChange>
        </w:rPr>
        <w:t>.</w:t>
      </w:r>
      <w:r w:rsidRPr="00C40EE5">
        <w:t xml:space="preserve"> The VALORIZE framework, on the other hand, pushes practically all pupils to reach the same standard of excellence. Instead of falling behind, most of the class performs well. The dotted line that travels over M=90 is the quality standard</w:t>
      </w:r>
      <w:r w:rsidR="00D01178" w:rsidRPr="00C40EE5">
        <w:t>. Most students in the experimental group are above this line, whereas students in the control group are split between those who are above it and those who are below it</w:t>
      </w:r>
      <w:r w:rsidR="009C685F" w:rsidRPr="00C40EE5">
        <w:t>.</w:t>
      </w:r>
    </w:p>
    <w:p w14:paraId="03E51547" w14:textId="1280B429" w:rsidR="009C685F" w:rsidRPr="00C40EE5" w:rsidRDefault="009C685F" w:rsidP="009C685F">
      <w:pPr>
        <w:jc w:val="center"/>
      </w:pPr>
      <w:r w:rsidRPr="00C40EE5">
        <w:rPr>
          <w:noProof/>
        </w:rPr>
        <mc:AlternateContent>
          <mc:Choice Requires="cx1">
            <w:drawing>
              <wp:inline distT="0" distB="0" distL="0" distR="0" wp14:anchorId="6E8C37A6" wp14:editId="7E1BBEB3">
                <wp:extent cx="4426527" cy="2549237"/>
                <wp:effectExtent l="0" t="0" r="12700" b="3810"/>
                <wp:docPr id="993362370" name="Chart 1" descr="Box-plot displays the distribution of Structured Academic Activities scoresacross Control 1 (C1, n=42), Control 2 (C2, n=43), and Experiment (E, n=53) groups.The notably tighter distribution and higher median in the Experiment group visuallyillustrate the reduction in score dispersion and performance enhancement associatedwith TISE-VALORIZE implementation. Horizontal dashed line at M=90 provides referencefor group comparison.&#10;">
                  <a:extLst xmlns:a="http://schemas.openxmlformats.org/drawingml/2006/main">
                    <a:ext uri="{FF2B5EF4-FFF2-40B4-BE49-F238E27FC236}">
                      <a16:creationId xmlns:a16="http://schemas.microsoft.com/office/drawing/2014/main" id="{DEF6489B-F7EB-93A2-5B32-5D1FA2F9B0ED}"/>
                    </a:ext>
                    <a:ext uri="{C183D7F6-B498-43B3-948B-1728B52AA6E4}">
                      <adec:decorative xmlns:adec="http://schemas.microsoft.com/office/drawing/2017/decorative" val="0"/>
                    </a:ext>
                  </a:extLst>
                </wp:docPr>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15"/>
                  </a:graphicData>
                </a:graphic>
              </wp:inline>
            </w:drawing>
          </mc:Choice>
          <mc:Fallback>
            <w:drawing>
              <wp:inline distT="0" distB="0" distL="0" distR="0" wp14:anchorId="6E8C37A6" wp14:editId="7E1BBEB3">
                <wp:extent cx="4426527" cy="2549237"/>
                <wp:effectExtent l="0" t="0" r="12700" b="3810"/>
                <wp:docPr id="993362370" name="Chart 1" descr="Box-plot displays the distribution of Structured Academic Activities scoresacross Control 1 (C1, n=42), Control 2 (C2, n=43), and Experiment (E, n=53) groups.The notably tighter distribution and higher median in the Experiment group visuallyillustrate the reduction in score dispersion and performance enhancement associatedwith TISE-VALORIZE implementation. Horizontal dashed line at M=90 provides referencefor group comparison.&#10;">
                  <a:extLst xmlns:a="http://schemas.openxmlformats.org/drawingml/2006/main">
                    <a:ext uri="{FF2B5EF4-FFF2-40B4-BE49-F238E27FC236}">
                      <a16:creationId xmlns:a16="http://schemas.microsoft.com/office/drawing/2014/main" id="{DEF6489B-F7EB-93A2-5B32-5D1FA2F9B0ED}"/>
                    </a:ext>
                    <a:ext uri="{C183D7F6-B498-43B3-948B-1728B52AA6E4}">
                      <adec:decorative xmlns:adec="http://schemas.microsoft.com/office/drawing/2017/decorative" val="0"/>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993362370" name="Chart 1" descr="Box-plot displays the distribution of Structured Academic Activities scoresacross Control 1 (C1, n=42), Control 2 (C2, n=43), and Experiment (E, n=53) groups.The notably tighter distribution and higher median in the Experiment group visuallyillustrate the reduction in score dispersion and performance enhancement associatedwith TISE-VALORIZE implementation. Horizontal dashed line at M=90 provides referencefor group comparison.&#10;">
                          <a:extLst>
                            <a:ext uri="{FF2B5EF4-FFF2-40B4-BE49-F238E27FC236}">
                              <a16:creationId xmlns:a16="http://schemas.microsoft.com/office/drawing/2014/main" id="{DEF6489B-F7EB-93A2-5B32-5D1FA2F9B0ED}"/>
                            </a:ext>
                            <a:ext uri="{C183D7F6-B498-43B3-948B-1728B52AA6E4}">
                              <adec:decorative xmlns:adec="http://schemas.microsoft.com/office/drawing/2017/decorative" val="0"/>
                            </a:ext>
                          </a:extLst>
                        </pic:cNvPr>
                        <pic:cNvPicPr>
                          <a:picLocks noGrp="1" noRot="1" noChangeAspect="1" noMove="1" noResize="1" noEditPoints="1" noAdjustHandles="1" noChangeArrowheads="1" noChangeShapeType="1"/>
                        </pic:cNvPicPr>
                      </pic:nvPicPr>
                      <pic:blipFill>
                        <a:blip r:embed="rId16"/>
                        <a:stretch>
                          <a:fillRect/>
                        </a:stretch>
                      </pic:blipFill>
                      <pic:spPr>
                        <a:xfrm>
                          <a:off x="0" y="0"/>
                          <a:ext cx="4425950" cy="2548890"/>
                        </a:xfrm>
                        <a:prstGeom prst="rect">
                          <a:avLst/>
                        </a:prstGeom>
                      </pic:spPr>
                    </pic:pic>
                  </a:graphicData>
                </a:graphic>
              </wp:inline>
            </w:drawing>
          </mc:Fallback>
        </mc:AlternateContent>
      </w:r>
    </w:p>
    <w:p w14:paraId="6C8F1F0F" w14:textId="6D60DD61" w:rsidR="00C641D9" w:rsidRPr="00C40EE5" w:rsidRDefault="00C641D9" w:rsidP="00C641D9">
      <w:pPr>
        <w:pStyle w:val="Caption1"/>
        <w:spacing w:before="120" w:line="240" w:lineRule="exact"/>
        <w:jc w:val="center"/>
        <w:rPr>
          <w:ins w:id="234" w:author="Meliana Christianti J." w:date="2026-03-30T11:45:00Z" w16du:dateUtc="2026-03-30T04:45:00Z"/>
          <w:b/>
          <w:bCs/>
          <w:sz w:val="18"/>
          <w:szCs w:val="22"/>
        </w:rPr>
      </w:pPr>
      <w:ins w:id="235" w:author="Meliana Christianti J." w:date="2026-03-30T11:45:00Z" w16du:dateUtc="2026-03-30T04:45:00Z">
        <w:r w:rsidRPr="00C40EE5">
          <w:rPr>
            <w:b/>
            <w:bCs/>
            <w:sz w:val="18"/>
            <w:szCs w:val="22"/>
          </w:rPr>
          <w:t xml:space="preserve">Figure </w:t>
        </w:r>
        <w:r>
          <w:rPr>
            <w:b/>
            <w:bCs/>
            <w:sz w:val="18"/>
            <w:szCs w:val="22"/>
          </w:rPr>
          <w:t>3</w:t>
        </w:r>
        <w:r w:rsidRPr="00C40EE5">
          <w:rPr>
            <w:b/>
            <w:bCs/>
            <w:sz w:val="18"/>
            <w:szCs w:val="22"/>
          </w:rPr>
          <w:t xml:space="preserve">. </w:t>
        </w:r>
        <w:r w:rsidRPr="00C641D9">
          <w:rPr>
            <w:b/>
            <w:bCs/>
            <w:sz w:val="18"/>
            <w:szCs w:val="22"/>
          </w:rPr>
          <w:t>Distribution of Structured Academic Activities Scores by Group</w:t>
        </w:r>
      </w:ins>
    </w:p>
    <w:p w14:paraId="2350455C" w14:textId="6E8C586F" w:rsidR="009C685F" w:rsidRPr="00C40EE5" w:rsidDel="00C641D9" w:rsidRDefault="009C685F" w:rsidP="009C685F">
      <w:pPr>
        <w:jc w:val="center"/>
        <w:rPr>
          <w:del w:id="236" w:author="Meliana Christianti J." w:date="2026-03-30T11:45:00Z" w16du:dateUtc="2026-03-30T04:45:00Z"/>
        </w:rPr>
      </w:pPr>
      <w:del w:id="237" w:author="Meliana Christianti J." w:date="2026-03-30T11:45:00Z" w16du:dateUtc="2026-03-30T04:45:00Z">
        <w:r w:rsidRPr="00C40EE5" w:rsidDel="00C641D9">
          <w:lastRenderedPageBreak/>
          <w:delText>Figure 2. Distribution of Structured Academic Activities Scores by Group</w:delText>
        </w:r>
      </w:del>
    </w:p>
    <w:p w14:paraId="3F9BADE7" w14:textId="61EEF1CE" w:rsidR="00A52D1E" w:rsidRPr="00C40EE5" w:rsidRDefault="00D01178" w:rsidP="00932EF9">
      <w:pPr>
        <w:jc w:val="both"/>
      </w:pPr>
      <w:r w:rsidRPr="00C40EE5">
        <w:t xml:space="preserve">The post-hoc analysis revealed a significant pairwise difference between the Experiment and Control 2 groups (Mean Diff = 8.44, p = .001, 95% CI = [1.82, 15.06], Cohen’s d = 0.58). This medium effect size shows that the Experiment group's edge over Control 2 is not only statistically significant, but also practically significant. The comparison between </w:t>
      </w:r>
      <w:ins w:id="238" w:author="Meliana Christianti J." w:date="2026-03-30T03:17:00Z" w16du:dateUtc="2026-03-29T20:17:00Z">
        <w:r w:rsidR="00EA3C87" w:rsidRPr="004A7545">
          <w:rPr>
            <w:highlight w:val="lightGray"/>
            <w:rPrChange w:id="239" w:author="Meliana Christianti J." w:date="2026-03-30T03:32:00Z" w16du:dateUtc="2026-03-29T20:32:00Z">
              <w:rPr/>
            </w:rPrChange>
          </w:rPr>
          <w:t>the</w:t>
        </w:r>
        <w:r w:rsidR="00EA3C87">
          <w:t xml:space="preserve"> </w:t>
        </w:r>
      </w:ins>
      <w:r w:rsidRPr="00C40EE5">
        <w:t xml:space="preserve">Experiment and Control 1 </w:t>
      </w:r>
      <w:ins w:id="240" w:author="Meliana Christianti J." w:date="2026-03-30T03:18:00Z" w16du:dateUtc="2026-03-29T20:18:00Z">
        <w:r w:rsidR="00EA3C87" w:rsidRPr="004A7545">
          <w:rPr>
            <w:highlight w:val="lightGray"/>
            <w:rPrChange w:id="241" w:author="Meliana Christianti J." w:date="2026-03-30T03:32:00Z" w16du:dateUtc="2026-03-29T20:32:00Z">
              <w:rPr/>
            </w:rPrChange>
          </w:rPr>
          <w:t>group</w:t>
        </w:r>
        <w:r w:rsidR="00EA3C87">
          <w:t xml:space="preserve"> </w:t>
        </w:r>
      </w:ins>
      <w:r w:rsidRPr="00C40EE5">
        <w:t xml:space="preserve">was </w:t>
      </w:r>
      <w:del w:id="242" w:author="Meliana Christianti J." w:date="2026-03-30T03:18:00Z" w16du:dateUtc="2026-03-29T20:18:00Z">
        <w:r w:rsidRPr="004A7545" w:rsidDel="00EA3C87">
          <w:rPr>
            <w:highlight w:val="lightGray"/>
            <w:rPrChange w:id="243" w:author="Meliana Christianti J." w:date="2026-03-30T03:32:00Z" w16du:dateUtc="2026-03-29T20:32:00Z">
              <w:rPr/>
            </w:rPrChange>
          </w:rPr>
          <w:delText>close to being</w:delText>
        </w:r>
        <w:r w:rsidRPr="00C40EE5" w:rsidDel="00EA3C87">
          <w:delText xml:space="preserve"> </w:delText>
        </w:r>
      </w:del>
      <w:r w:rsidRPr="00C40EE5">
        <w:t xml:space="preserve">statistically significant (p </w:t>
      </w:r>
      <w:proofErr w:type="gramStart"/>
      <w:r w:rsidRPr="00C40EE5">
        <w:t>= .</w:t>
      </w:r>
      <w:proofErr w:type="gramEnd"/>
      <w:del w:id="244" w:author="Meliana Christianti J." w:date="2026-03-30T01:45:00Z" w16du:dateUtc="2026-03-29T18:45:00Z">
        <w:r w:rsidRPr="004A7545" w:rsidDel="0074499B">
          <w:rPr>
            <w:highlight w:val="lightGray"/>
            <w:rPrChange w:id="245" w:author="Meliana Christianti J." w:date="2026-03-30T03:32:00Z" w16du:dateUtc="2026-03-29T20:32:00Z">
              <w:rPr/>
            </w:rPrChange>
          </w:rPr>
          <w:delText>099</w:delText>
        </w:r>
      </w:del>
      <w:ins w:id="246" w:author="Meliana Christianti J." w:date="2026-03-30T01:45:00Z" w16du:dateUtc="2026-03-29T18:45:00Z">
        <w:r w:rsidR="0074499B" w:rsidRPr="004A7545">
          <w:rPr>
            <w:highlight w:val="lightGray"/>
            <w:rPrChange w:id="247" w:author="Meliana Christianti J." w:date="2026-03-30T03:32:00Z" w16du:dateUtc="2026-03-29T20:32:00Z">
              <w:rPr/>
            </w:rPrChange>
          </w:rPr>
          <w:t>021</w:t>
        </w:r>
      </w:ins>
      <w:r w:rsidRPr="004A7545">
        <w:rPr>
          <w:highlight w:val="lightGray"/>
          <w:rPrChange w:id="248" w:author="Meliana Christianti J." w:date="2026-03-30T03:32:00Z" w16du:dateUtc="2026-03-29T20:32:00Z">
            <w:rPr/>
          </w:rPrChange>
        </w:rPr>
        <w:t>,</w:t>
      </w:r>
      <w:r w:rsidRPr="00C40EE5">
        <w:t xml:space="preserve"> Cohen's d = 0.42), </w:t>
      </w:r>
      <w:ins w:id="249" w:author="Meliana Christianti J." w:date="2026-03-30T01:48:00Z">
        <w:r w:rsidR="00D214EA" w:rsidRPr="004A7545">
          <w:rPr>
            <w:highlight w:val="lightGray"/>
            <w:rPrChange w:id="250" w:author="Meliana Christianti J." w:date="2026-03-30T03:33:00Z" w16du:dateUtc="2026-03-29T20:33:00Z">
              <w:rPr/>
            </w:rPrChange>
          </w:rPr>
          <w:t>indicating a small effect size</w:t>
        </w:r>
      </w:ins>
      <w:del w:id="251" w:author="Meliana Christianti J." w:date="2026-03-30T01:48:00Z" w16du:dateUtc="2026-03-29T18:48:00Z">
        <w:r w:rsidRPr="004A7545" w:rsidDel="00D214EA">
          <w:rPr>
            <w:highlight w:val="lightGray"/>
            <w:rPrChange w:id="252" w:author="Meliana Christianti J." w:date="2026-03-30T03:33:00Z" w16du:dateUtc="2026-03-29T20:33:00Z">
              <w:rPr/>
            </w:rPrChange>
          </w:rPr>
          <w:delText>but it wasn't</w:delText>
        </w:r>
      </w:del>
      <w:r w:rsidRPr="00C40EE5">
        <w:t>. This might be because Control 1 had more variability and the total effect size was small. There was no significant difference between Control 1 and Control 2 (p = .729)</w:t>
      </w:r>
      <w:r w:rsidR="00A52D1E" w:rsidRPr="00C40EE5">
        <w:t>.</w:t>
      </w:r>
    </w:p>
    <w:p w14:paraId="3A2000CC" w14:textId="41399A6F" w:rsidR="00A52D1E" w:rsidRPr="00C40EE5" w:rsidRDefault="00D01178" w:rsidP="00A52D1E">
      <w:pPr>
        <w:jc w:val="both"/>
      </w:pPr>
      <w:r w:rsidRPr="00C40EE5">
        <w:t>A notable result, in addition to mean performance, is that the range of scores has decreased. The Experiment group showed a far lower variation (Var = 52.01, CV = 7.6%) than either of the control groups (C1: Var = 335.78, CV = 20.6%; C2: Var = 290.98, CV = 19.7%). Levene’s test for equality of variances indicated that variance varied considerably among groups, F (2, 135) = 18.74, p &lt; .001, demonstrating that the decrease in variability in the Experiment group is statistically robust</w:t>
      </w:r>
      <w:r w:rsidR="00A52D1E" w:rsidRPr="00C40EE5">
        <w:t>.</w:t>
      </w:r>
    </w:p>
    <w:p w14:paraId="07F8D399" w14:textId="0F2CA24F" w:rsidR="00CE1750" w:rsidRPr="00C40EE5" w:rsidRDefault="00A21EE2">
      <w:pPr>
        <w:spacing w:before="0" w:after="0"/>
        <w:jc w:val="both"/>
        <w:pPrChange w:id="253" w:author="Meliana Christianti J." w:date="2026-03-30T11:26:00Z" w16du:dateUtc="2026-03-30T04:26:00Z">
          <w:pPr>
            <w:jc w:val="both"/>
          </w:pPr>
        </w:pPrChange>
      </w:pPr>
      <w:r w:rsidRPr="00C40EE5">
        <w:t xml:space="preserve">This pattern of results may suggest that the adoption of TISE-VALORIZE, particularly the dual knowledge mapping system (Primitive and Problem-Solving Maps) and the Knowledge Marketplace with tiered payment incentives, produces more uniform and equitable learning outcomes. From the perspective of Cognitive Load Theory (CLT), </w:t>
      </w:r>
      <w:ins w:id="254" w:author="Meliana Christianti J." w:date="2026-03-30T11:26:00Z">
        <w:r w:rsidR="008C6823" w:rsidRPr="008C6823">
          <w:rPr>
            <w:highlight w:val="darkGray"/>
            <w:rPrChange w:id="255" w:author="Meliana Christianti J." w:date="2026-03-30T11:26:00Z" w16du:dateUtc="2026-03-30T04:26:00Z">
              <w:rPr>
                <w:highlight w:val="lightGray"/>
              </w:rPr>
            </w:rPrChange>
          </w:rPr>
          <w:t>This pattern may be broadly consistent with the intended scaffolding function of the framework. However, because cognitive load was not directly measured in the present study, no direct claim can be made regarding the framework’s effect on cognitive load.</w:t>
        </w:r>
      </w:ins>
      <w:del w:id="256" w:author="Meliana Christianti J." w:date="2026-03-30T03:21:00Z" w16du:dateUtc="2026-03-29T20:21:00Z">
        <w:r w:rsidRPr="004A7545" w:rsidDel="00EA3C87">
          <w:rPr>
            <w:highlight w:val="lightGray"/>
            <w:rPrChange w:id="257" w:author="Meliana Christianti J." w:date="2026-03-30T03:33:00Z" w16du:dateUtc="2026-03-29T20:33:00Z">
              <w:rPr/>
            </w:rPrChange>
          </w:rPr>
          <w:delText xml:space="preserve">the substantial reduction in score variance (Var: 335.78 → 52.01) may be seen as evidence that TISE-VALORIZE's scaffolding mechanisms consistently alleviated extraneous cognitive </w:delText>
        </w:r>
        <w:r w:rsidR="00C40EE5" w:rsidRPr="004A7545" w:rsidDel="00EA3C87">
          <w:rPr>
            <w:highlight w:val="lightGray"/>
            <w:rPrChange w:id="258" w:author="Meliana Christianti J." w:date="2026-03-30T03:33:00Z" w16du:dateUtc="2026-03-29T20:33:00Z">
              <w:rPr/>
            </w:rPrChange>
          </w:rPr>
          <w:delText>loads</w:delText>
        </w:r>
        <w:r w:rsidRPr="004A7545" w:rsidDel="00EA3C87">
          <w:rPr>
            <w:highlight w:val="lightGray"/>
            <w:rPrChange w:id="259" w:author="Meliana Christianti J." w:date="2026-03-30T03:33:00Z" w16du:dateUtc="2026-03-29T20:33:00Z">
              <w:rPr/>
            </w:rPrChange>
          </w:rPr>
          <w:delText xml:space="preserve"> for all learners</w:delText>
        </w:r>
      </w:del>
      <w:del w:id="260" w:author="Meliana Christianti J." w:date="2026-03-30T11:25:00Z" w16du:dateUtc="2026-03-30T04:25:00Z">
        <w:r w:rsidR="00CE1750" w:rsidRPr="004A7545" w:rsidDel="008C6823">
          <w:rPr>
            <w:highlight w:val="lightGray"/>
            <w:rPrChange w:id="261" w:author="Meliana Christianti J." w:date="2026-03-30T03:33:00Z" w16du:dateUtc="2026-03-29T20:33:00Z">
              <w:rPr/>
            </w:rPrChange>
          </w:rPr>
          <w:delText>.</w:delText>
        </w:r>
      </w:del>
    </w:p>
    <w:p w14:paraId="0447A8E8" w14:textId="5685A386" w:rsidR="002B6A07" w:rsidRPr="00C40EE5" w:rsidDel="00FB7413" w:rsidRDefault="002B6A07" w:rsidP="002B6A07">
      <w:pPr>
        <w:pStyle w:val="Heading2"/>
        <w:rPr>
          <w:del w:id="262" w:author="Meliana Christianti J." w:date="2026-03-30T12:31:00Z" w16du:dateUtc="2026-03-30T05:31:00Z"/>
        </w:rPr>
      </w:pPr>
      <w:del w:id="263" w:author="Meliana Christianti J." w:date="2026-03-30T12:31:00Z" w16du:dateUtc="2026-03-30T05:31:00Z">
        <w:r w:rsidRPr="00C40EE5" w:rsidDel="00FB7413">
          <w:delText>Interpretation and Limitations</w:delText>
        </w:r>
      </w:del>
    </w:p>
    <w:p w14:paraId="202E43CD" w14:textId="0ABB22C3" w:rsidR="00A52D1E" w:rsidRPr="00C40EE5" w:rsidDel="00FB7413" w:rsidRDefault="00E305CF">
      <w:pPr>
        <w:spacing w:before="0" w:after="0"/>
        <w:jc w:val="both"/>
        <w:rPr>
          <w:del w:id="264" w:author="Meliana Christianti J." w:date="2026-03-30T12:31:00Z" w16du:dateUtc="2026-03-30T05:31:00Z"/>
          <w:rFonts w:eastAsia="Times New Roman" w:cs="Times New Roman"/>
          <w:szCs w:val="24"/>
        </w:rPr>
        <w:pPrChange w:id="265" w:author="Meliana Christianti J." w:date="2026-03-30T11:26:00Z" w16du:dateUtc="2026-03-30T04:26:00Z">
          <w:pPr>
            <w:spacing w:before="0" w:after="0"/>
          </w:pPr>
        </w:pPrChange>
      </w:pPr>
      <w:del w:id="266" w:author="Meliana Christianti J." w:date="2026-03-30T12:31:00Z" w16du:dateUtc="2026-03-30T05:31:00Z">
        <w:r w:rsidRPr="00C40EE5" w:rsidDel="00FB7413">
          <w:rPr>
            <w:rFonts w:eastAsia="Times New Roman" w:cs="Times New Roman"/>
            <w:szCs w:val="24"/>
          </w:rPr>
          <w:delText>The first results provide limited but indicative support for some elements of the TISE-VALORIZE system, especially in relation to artifact quality and performance consistency</w:delText>
        </w:r>
        <w:r w:rsidR="00A52D1E" w:rsidRPr="00C40EE5" w:rsidDel="00FB7413">
          <w:delText>.</w:delText>
        </w:r>
      </w:del>
    </w:p>
    <w:p w14:paraId="7EED42B2" w14:textId="55F53A2C" w:rsidR="00C40EE5" w:rsidDel="00FB7413" w:rsidRDefault="00E305CF" w:rsidP="00A52D1E">
      <w:pPr>
        <w:pStyle w:val="NormalWeb"/>
        <w:jc w:val="both"/>
        <w:rPr>
          <w:del w:id="267" w:author="Meliana Christianti J." w:date="2026-03-30T12:31:00Z" w16du:dateUtc="2026-03-30T05:31:00Z"/>
        </w:rPr>
      </w:pPr>
      <w:del w:id="268" w:author="Meliana Christianti J." w:date="2026-03-30T12:31:00Z" w16du:dateUtc="2026-03-30T05:31:00Z">
        <w:r w:rsidRPr="00C40EE5" w:rsidDel="00FB7413">
          <w:delText xml:space="preserve">Performance Enhancement: The </w:delText>
        </w:r>
      </w:del>
      <w:del w:id="269" w:author="Meliana Christianti J." w:date="2026-03-30T01:16:00Z" w16du:dateUtc="2026-03-29T18:16:00Z">
        <w:r w:rsidRPr="003C41E9" w:rsidDel="00A0548A">
          <w:rPr>
            <w:highlight w:val="lightGray"/>
            <w:rPrChange w:id="270" w:author="Meliana Christianti J." w:date="2026-03-30T03:33:00Z" w16du:dateUtc="2026-03-29T20:33:00Z">
              <w:rPr/>
            </w:rPrChange>
          </w:rPr>
          <w:delText>substantial disparity</w:delText>
        </w:r>
      </w:del>
      <w:del w:id="271" w:author="Meliana Christianti J." w:date="2026-03-30T12:31:00Z" w16du:dateUtc="2026-03-30T05:31:00Z">
        <w:r w:rsidRPr="00C40EE5" w:rsidDel="00FB7413">
          <w:delText xml:space="preserve"> between the Experiment and Control 2 groups (η² = .061, d = 0.58) </w:delText>
        </w:r>
      </w:del>
      <w:del w:id="272" w:author="Meliana Christianti J." w:date="2026-03-30T01:17:00Z" w16du:dateUtc="2026-03-29T18:17:00Z">
        <w:r w:rsidRPr="003C41E9" w:rsidDel="00A0548A">
          <w:rPr>
            <w:highlight w:val="lightGray"/>
            <w:rPrChange w:id="273" w:author="Meliana Christianti J." w:date="2026-03-30T03:33:00Z" w16du:dateUtc="2026-03-29T20:33:00Z">
              <w:rPr/>
            </w:rPrChange>
          </w:rPr>
          <w:delText>corroborates the premise that professional simulation and organized knowledge generating methods augment proven competence</w:delText>
        </w:r>
      </w:del>
      <w:del w:id="274" w:author="Meliana Christianti J." w:date="2026-03-30T12:31:00Z" w16du:dateUtc="2026-03-30T05:31:00Z">
        <w:r w:rsidRPr="003C41E9" w:rsidDel="00FB7413">
          <w:rPr>
            <w:highlight w:val="lightGray"/>
            <w:rPrChange w:id="275" w:author="Meliana Christianti J." w:date="2026-03-30T03:33:00Z" w16du:dateUtc="2026-03-29T20:33:00Z">
              <w:rPr/>
            </w:rPrChange>
          </w:rPr>
          <w:delText>.</w:delText>
        </w:r>
        <w:r w:rsidRPr="00C40EE5" w:rsidDel="00FB7413">
          <w:delText xml:space="preserve"> Students in the Experiment group, who used dual knowledge maps for genuine problem-solving and participated in the Knowledge Marketplace, generated artifacts of much superior quality compared to students in Control 2, who underwent traditional training.</w:delText>
        </w:r>
      </w:del>
    </w:p>
    <w:p w14:paraId="440426C5" w14:textId="1F7B8697" w:rsidR="00A52D1E" w:rsidRPr="00C40EE5" w:rsidDel="00FB7413" w:rsidRDefault="00E305CF" w:rsidP="00A52D1E">
      <w:pPr>
        <w:pStyle w:val="NormalWeb"/>
        <w:jc w:val="both"/>
        <w:rPr>
          <w:del w:id="276" w:author="Meliana Christianti J." w:date="2026-03-30T12:31:00Z" w16du:dateUtc="2026-03-30T05:31:00Z"/>
        </w:rPr>
      </w:pPr>
      <w:del w:id="277" w:author="Meliana Christianti J." w:date="2026-03-30T03:25:00Z" w16du:dateUtc="2026-03-29T20:25:00Z">
        <w:r w:rsidRPr="003C41E9" w:rsidDel="00E34266">
          <w:rPr>
            <w:highlight w:val="lightGray"/>
            <w:rPrChange w:id="278" w:author="Meliana Christianti J." w:date="2026-03-30T03:33:00Z" w16du:dateUtc="2026-03-29T20:33:00Z">
              <w:rPr/>
            </w:rPrChange>
          </w:rPr>
          <w:delText xml:space="preserve">Learning Equity: The significant decrease in score variation within the Experiment group is especially notable. Traditional engineering education often yields bimodal distributions, with some students excelling and others facing difficulties, indicative of uneven access to professional help and opportunities for elaboration. The Experiment group's narrower distribution (IQR = 90.0–99.0 vs. 76.0–96.0 and 78.0–98.0 in controls) implies that the framework's participatory features may help close achievement gaps and help everyone in the group learn at the same level. This significant decrease in score variance corresponds with Self-Determination Theory's expectations about intrinsic motivation as a facilitator for persistent, equitable learning </w:delText>
        </w:r>
        <w:r w:rsidR="00C40EE5" w:rsidRPr="003C41E9" w:rsidDel="00E34266">
          <w:rPr>
            <w:highlight w:val="lightGray"/>
            <w:rPrChange w:id="279" w:author="Meliana Christianti J." w:date="2026-03-30T03:33:00Z" w16du:dateUtc="2026-03-29T20:33:00Z">
              <w:rPr/>
            </w:rPrChange>
          </w:rPr>
          <w:fldChar w:fldCharType="begin" w:fldLock="1"/>
        </w:r>
        <w:r w:rsidR="009F5D58" w:rsidRPr="00FB7413" w:rsidDel="00E34266">
          <w:rPr>
            <w:highlight w:val="lightGray"/>
            <w:rPrChange w:id="280" w:author="Meliana Christianti J." w:date="2026-03-30T12:31:00Z" w16du:dateUtc="2026-03-30T05:31:00Z">
              <w:rPr/>
            </w:rPrChange>
          </w:rPr>
          <w:delInstrText>ADDIN CSL_CITATION {"citationItems":[{"id":"ITEM-1","itemData":{"DOI":"10.1006/ceps.1999.1020","ISSN":"0361476X","PMID":"10620381","abstract":"Intrinsic and extrinsic types of motivation have been widely studied, and the distinction between them has shed important light on both developmental and educational practices. In this review we revisit the classic definitions of intrinsic and extrinsic motivation in light of contemporary research and theory. Intrinsic motivation remains an important construct, reflecting the natural human propensity to learn and assimilate. However, extrinsic motivation is argued to vary considerably in its relative autonomy and thus can either reflect external control or true self-regulation. The relations of both classes of motives to basic human needs for autonomy, competence and relatedness are discussed. © 2000 Academic Press.","author":[{"dropping-particle":"","family":"Ryan","given":"Richard M.","non-dropping-particle":"","parse-names":false,"suffix":""},{"dropping-particle":"","family":"Deci","given":"Edward L.","non-dropping-particle":"","parse-names":false,"suffix":""}],"container-title":"Contemporary Educational Psychology","id":"ITEM-1","issue":"1","issued":{"date-parts":[["2000"]]},"page":"54-67","title":"Intrinsic and Extrinsic Motivations: Classic Definitions and New Directions","type":"article-journal","volume":"25"},"uris":["http://www.mendeley.com/documents/?uuid=3df25998-e9ad-4b72-9323-ee59dc57bd44"]},{"id":"ITEM-2","itemData":{"DOI":"10.1186/s41239-023-00382-w","ISSN":"2365-9440","author":[{"dropping-particle":"","family":"Engel","given":"Ole","non-dropping-particle":"","parse-names":false,"suffix":""},{"dropping-particle":"","family":"Zimmer","given":"Lena M","non-dropping-particle":"","parse-names":false,"suffix":""},{"dropping-particle":"","family":"Lörz","given":"Markus","non-dropping-particle":"","parse-names":false,"suffix":""},{"dropping-particle":"","family":"Paus","given":"Elisabeth Mayweg","non-dropping-particle":"","parse-names":false,"suffix":""}],"container-title":"International Journal of Educational Technology in Higher Education","id":"ITEM-2","issued":{"date-parts":[["2023"]]},"publisher":"Springer International Publishing","title":"Digital studying in times of COVID ‑ 19 : teacher ‑ and student ‑ related aspects of learning success in German higher education","type":"article-journal"},"uris":["http://www.mendeley.com/documents/?uuid=3f2339d8-a238-4441-8f53-6156c94ef687"]}],"mendeley":{"formattedCitation":"(Ryan and Deci, 2000; Engel &lt;i&gt;et al.&lt;/i&gt;, 2023)","plainTextFormattedCitation":"(Ryan and Deci, 2000; Engel et al., 2023)","previouslyFormattedCitation":"(Ryan and Deci, 2000; Engel &lt;i&gt;et al.&lt;/i&gt;, 2023)"},"properties":{"noteIndex":0},"schema":"https://github.com/citation-style-language/schema/raw/master/csl-citation.json"}</w:delInstrText>
        </w:r>
        <w:r w:rsidR="00C40EE5" w:rsidRPr="003C41E9" w:rsidDel="00E34266">
          <w:rPr>
            <w:highlight w:val="lightGray"/>
            <w:rPrChange w:id="281" w:author="Meliana Christianti J." w:date="2026-03-30T03:33:00Z" w16du:dateUtc="2026-03-29T20:33:00Z">
              <w:rPr/>
            </w:rPrChange>
          </w:rPr>
          <w:fldChar w:fldCharType="separate"/>
        </w:r>
        <w:r w:rsidR="00C40EE5" w:rsidRPr="003C41E9" w:rsidDel="00E34266">
          <w:rPr>
            <w:noProof/>
            <w:highlight w:val="lightGray"/>
            <w:rPrChange w:id="282" w:author="Meliana Christianti J." w:date="2026-03-30T03:33:00Z" w16du:dateUtc="2026-03-29T20:33:00Z">
              <w:rPr>
                <w:noProof/>
              </w:rPr>
            </w:rPrChange>
          </w:rPr>
          <w:delText xml:space="preserve">(Ryan and Deci, 2000; Engel </w:delText>
        </w:r>
        <w:r w:rsidR="00C40EE5" w:rsidRPr="003C41E9" w:rsidDel="00E34266">
          <w:rPr>
            <w:i/>
            <w:noProof/>
            <w:highlight w:val="lightGray"/>
            <w:rPrChange w:id="283" w:author="Meliana Christianti J." w:date="2026-03-30T03:33:00Z" w16du:dateUtc="2026-03-29T20:33:00Z">
              <w:rPr>
                <w:i/>
                <w:noProof/>
              </w:rPr>
            </w:rPrChange>
          </w:rPr>
          <w:delText>et al.</w:delText>
        </w:r>
        <w:r w:rsidR="00C40EE5" w:rsidRPr="003C41E9" w:rsidDel="00E34266">
          <w:rPr>
            <w:noProof/>
            <w:highlight w:val="lightGray"/>
            <w:rPrChange w:id="284" w:author="Meliana Christianti J." w:date="2026-03-30T03:33:00Z" w16du:dateUtc="2026-03-29T20:33:00Z">
              <w:rPr>
                <w:noProof/>
              </w:rPr>
            </w:rPrChange>
          </w:rPr>
          <w:delText>, 2023)</w:delText>
        </w:r>
        <w:r w:rsidR="00C40EE5" w:rsidRPr="003C41E9" w:rsidDel="00E34266">
          <w:rPr>
            <w:highlight w:val="lightGray"/>
            <w:rPrChange w:id="285" w:author="Meliana Christianti J." w:date="2026-03-30T03:33:00Z" w16du:dateUtc="2026-03-29T20:33:00Z">
              <w:rPr/>
            </w:rPrChange>
          </w:rPr>
          <w:fldChar w:fldCharType="end"/>
        </w:r>
        <w:r w:rsidRPr="003C41E9" w:rsidDel="00E34266">
          <w:rPr>
            <w:highlight w:val="lightGray"/>
            <w:rPrChange w:id="286" w:author="Meliana Christianti J." w:date="2026-03-30T03:33:00Z" w16du:dateUtc="2026-03-29T20:33:00Z">
              <w:rPr/>
            </w:rPrChange>
          </w:rPr>
          <w:delText xml:space="preserve">. TISE-VALORIZE puts the three basic psychological needs into action in ways that may explain the more consistent performance. For example, VALORIZE turns students from passive consumers into value creators through the Knowledge Marketplace, where instructors announce a need and students can choose the artifacts they want to create, the order in which they want to do it, and how deeply they want to develop their skills. A tiered currency system (Money Points → Diamond Points) makes these choices real, which meets the need for autonomy. Bloom's taxonomy's reward system gives clear signs of progress, from Money Points (remembering) to Platinum Points (synthesis). This lets students recognize their progress based on their work, not simply pass/fail, which strengthens their competence. When the artifacts produced are put up for sale in the knowledge base marketplace, relatedness is met. Classmates and future cohorts may utilize these works again, and students can see that their contributions are appreciated by the community by seeing things like "this artifact earned 50 Knowledge Credits and was cited 7 times." </w:delText>
        </w:r>
      </w:del>
      <w:del w:id="287" w:author="Meliana Christianti J." w:date="2026-03-30T01:21:00Z" w16du:dateUtc="2026-03-29T18:21:00Z">
        <w:r w:rsidRPr="003C41E9" w:rsidDel="00A0548A">
          <w:rPr>
            <w:highlight w:val="lightGray"/>
            <w:rPrChange w:id="288" w:author="Meliana Christianti J." w:date="2026-03-30T03:33:00Z" w16du:dateUtc="2026-03-29T20:33:00Z">
              <w:rPr/>
            </w:rPrChange>
          </w:rPr>
          <w:delText xml:space="preserve">According to SDT, meeting all three needs at the same time boosts intrinsic motivation. This is shown by a drop in grade variance (Var=52.01 in the experimental group vs. &gt;290 in the control) and a rise in performance consistency (IQR=90–99 vs. 76–98), which means that more students are involved in a way that lasts and is consistent. Nonetheless, this interpretation is speculative due to the absence of clear measurements for autonomy, competence, relatedness, or cognitive effort </w:delText>
        </w:r>
        <w:r w:rsidR="00AC1EBF" w:rsidRPr="003C41E9" w:rsidDel="00A0548A">
          <w:rPr>
            <w:highlight w:val="lightGray"/>
            <w:rPrChange w:id="289" w:author="Meliana Christianti J." w:date="2026-03-30T03:33:00Z" w16du:dateUtc="2026-03-29T20:33:00Z">
              <w:rPr/>
            </w:rPrChange>
          </w:rPr>
          <w:delText>(NASA‑TLX)</w:delText>
        </w:r>
        <w:r w:rsidRPr="003C41E9" w:rsidDel="00A0548A">
          <w:rPr>
            <w:highlight w:val="lightGray"/>
            <w:rPrChange w:id="290" w:author="Meliana Christianti J." w:date="2026-03-30T03:33:00Z" w16du:dateUtc="2026-03-29T20:33:00Z">
              <w:rPr/>
            </w:rPrChange>
          </w:rPr>
          <w:delText xml:space="preserve"> </w:delText>
        </w:r>
        <w:r w:rsidRPr="003C41E9" w:rsidDel="00A0548A">
          <w:rPr>
            <w:highlight w:val="lightGray"/>
            <w:rPrChange w:id="291" w:author="Meliana Christianti J." w:date="2026-03-30T03:33:00Z" w16du:dateUtc="2026-03-29T20:33:00Z">
              <w:rPr/>
            </w:rPrChange>
          </w:rPr>
          <w:fldChar w:fldCharType="begin" w:fldLock="1"/>
        </w:r>
        <w:r w:rsidRPr="003C41E9" w:rsidDel="00A0548A">
          <w:rPr>
            <w:highlight w:val="lightGray"/>
            <w:rPrChange w:id="292" w:author="Meliana Christianti J." w:date="2026-03-30T03:33:00Z" w16du:dateUtc="2026-03-29T20:33:00Z">
              <w:rPr/>
            </w:rPrChange>
          </w:rPr>
          <w:delInstrText>ADDIN CSL_CITATION {"citationItems":[{"id":"ITEM-1","itemData":{"abstract":"A B S T R A C T T h e results of a multi-year research program to identiJy the Jac-tors asaoriaied with variations i n subjective workload uizthin and betweerr different types OJ tasks are reviewed. Subjecizve evalua-lions oJ 10 utorkload-related factors were obtained J r o m 16 different urperzments. The ezperimental tasks included simple cog-n i t i w and manual control tasks, complez laboratory and super-visory control tasks, and aircraJi simulation. Task-, behavior-, and subject-related correlates OJ subjeciive workload ezperiences w r i e d as a Junction oJ difficulty manipulations within experiments, different sources OJ workload between experiments. and individual differences in workload definition. A multi-dimensional rating scale is proposed in which inJormation about the magnitude and sources oJ six workload-related factors are combined io derive a sensitzve and reliable estimate of workload.","author":[{"dropping-particle":"","family":"Hart","given":"Sandra G","non-dropping-particle":"","parse-names":false,"suffix":""},{"dropping-particle":"","family":"Staveland","given":"Lowell E","non-dropping-particle":"","parse-names":false,"suffix":""}],"container-title":"Human Mental Workload. Advances in Psychology","id":"ITEM-1","issue":"52","issued":{"date-parts":[["1988"]]},"page":"139-183","title":"Development of NASA-TLX","type":"article-journal"},"uris":["http://www.mendeley.com/documents/?uuid=bc33cb71-8f0b-4237-aa91-9b36f8aa763e"]},{"id":"ITEM-2","itemData":{"DOI":"10.1207/S15326985EP3801_8","ISSN":"00461520","abstract":"In this article, we discuss cognitive load measurement techniques with regard to their contribution to cognitive load theory (CLT). CLT is concerned with the design of instructional methods that efficiently use people's limited cognitive processing capacity to apply acquired knowledge and skills to new situations (i.e., transfer). CLT is based on a cognitive architecture that consists of a limited working memory with partly independent processing units for visual and auditory information, which interacts with an unlimited long-term memory. These structures and functions of human cognitive architecture have been used to design a variety of novel efficient instructional methods. The associated research has shown that measures of cognitive load can reveal important information for CLT that is not necessarily reflected by traditional performance-based measures. Particularly, the combination of performance and cognitive load measures has been identified to constitute a reliable estimate of the mental efficiency of instructional methods. The discussion of previously used cognitive load measurement techniques and their role in the advancement of CLT is followed by a discussion of aspects of CLT that may benefit by measurement of cognitive load. Within the cognitive load framework, we also discuss some promising new techniques.","author":[{"dropping-particle":"","family":"Paas","given":"Fred","non-dropping-particle":"","parse-names":false,"suffix":""},{"dropping-particle":"","family":"Tuovinen","given":"Juhani E.","non-dropping-particle":"","parse-names":false,"suffix":""},{"dropping-particle":"","family":"Tabbers","given":"Huib","non-dropping-particle":"","parse-names":false,"suffix":""},{"dropping-particle":"","family":"Gerven","given":"Pascal W.M.","non-dropping-particle":"Van","parse-names":false,"suffix":""}],"container-title":"Educational Psychologist","id":"ITEM-2","issue":"1","issued":{"date-parts":[["2003"]]},"page":"63-71","title":"Cognitive load measurement as a means to advance cognitive load theory","type":"article-journal","volume":"38"},"uris":["http://www.mendeley.com/documents/?uuid=47e8f6b0-e287-4698-99aa-fd98877cea5f"]}],"mendeley":{"formattedCitation":"(Hart and Staveland, 1988; Paas &lt;i&gt;et al.&lt;/i&gt;, 2003)","plainTextFormattedCitation":"(Hart and Staveland, 1988; Paas et al., 2003)","previouslyFormattedCitation":"(Hart and Staveland, 1988; Paas &lt;i&gt;et al.&lt;/i&gt;, 2003)"},"properties":{"noteIndex":0},"schema":"https://github.com/citation-style-language/schema/raw/master/csl-citation.json"}</w:delInstrText>
        </w:r>
        <w:r w:rsidRPr="003C41E9" w:rsidDel="00A0548A">
          <w:rPr>
            <w:highlight w:val="lightGray"/>
            <w:rPrChange w:id="293" w:author="Meliana Christianti J." w:date="2026-03-30T03:33:00Z" w16du:dateUtc="2026-03-29T20:33:00Z">
              <w:rPr/>
            </w:rPrChange>
          </w:rPr>
          <w:fldChar w:fldCharType="separate"/>
        </w:r>
        <w:r w:rsidRPr="003C41E9" w:rsidDel="00A0548A">
          <w:rPr>
            <w:noProof/>
            <w:highlight w:val="lightGray"/>
            <w:rPrChange w:id="294" w:author="Meliana Christianti J." w:date="2026-03-30T03:33:00Z" w16du:dateUtc="2026-03-29T20:33:00Z">
              <w:rPr>
                <w:noProof/>
              </w:rPr>
            </w:rPrChange>
          </w:rPr>
          <w:delText xml:space="preserve">(Hart and Staveland, 1988; Paas </w:delText>
        </w:r>
        <w:r w:rsidRPr="003C41E9" w:rsidDel="00A0548A">
          <w:rPr>
            <w:i/>
            <w:noProof/>
            <w:highlight w:val="lightGray"/>
            <w:rPrChange w:id="295" w:author="Meliana Christianti J." w:date="2026-03-30T03:33:00Z" w16du:dateUtc="2026-03-29T20:33:00Z">
              <w:rPr>
                <w:i/>
                <w:noProof/>
              </w:rPr>
            </w:rPrChange>
          </w:rPr>
          <w:delText>et al.</w:delText>
        </w:r>
        <w:r w:rsidRPr="003C41E9" w:rsidDel="00A0548A">
          <w:rPr>
            <w:noProof/>
            <w:highlight w:val="lightGray"/>
            <w:rPrChange w:id="296" w:author="Meliana Christianti J." w:date="2026-03-30T03:33:00Z" w16du:dateUtc="2026-03-29T20:33:00Z">
              <w:rPr>
                <w:noProof/>
              </w:rPr>
            </w:rPrChange>
          </w:rPr>
          <w:delText>, 2003)</w:delText>
        </w:r>
        <w:r w:rsidRPr="003C41E9" w:rsidDel="00A0548A">
          <w:rPr>
            <w:highlight w:val="lightGray"/>
            <w:rPrChange w:id="297" w:author="Meliana Christianti J." w:date="2026-03-30T03:33:00Z" w16du:dateUtc="2026-03-29T20:33:00Z">
              <w:rPr/>
            </w:rPrChange>
          </w:rPr>
          <w:fldChar w:fldCharType="end"/>
        </w:r>
        <w:r w:rsidR="00AC1EBF" w:rsidRPr="003C41E9" w:rsidDel="00A0548A">
          <w:rPr>
            <w:highlight w:val="lightGray"/>
            <w:rPrChange w:id="298" w:author="Meliana Christianti J." w:date="2026-03-30T03:33:00Z" w16du:dateUtc="2026-03-29T20:33:00Z">
              <w:rPr/>
            </w:rPrChange>
          </w:rPr>
          <w:delText xml:space="preserve">, </w:delText>
        </w:r>
        <w:r w:rsidRPr="003C41E9" w:rsidDel="00A0548A">
          <w:rPr>
            <w:highlight w:val="lightGray"/>
            <w:rPrChange w:id="299" w:author="Meliana Christianti J." w:date="2026-03-30T03:33:00Z" w16du:dateUtc="2026-03-29T20:33:00Z">
              <w:rPr/>
            </w:rPrChange>
          </w:rPr>
          <w:delText>indicating a need for more study</w:delText>
        </w:r>
      </w:del>
      <w:del w:id="300" w:author="Meliana Christianti J." w:date="2026-03-30T12:31:00Z" w16du:dateUtc="2026-03-30T05:31:00Z">
        <w:r w:rsidRPr="003C41E9" w:rsidDel="00FB7413">
          <w:rPr>
            <w:highlight w:val="lightGray"/>
            <w:rPrChange w:id="301" w:author="Meliana Christianti J." w:date="2026-03-30T03:33:00Z" w16du:dateUtc="2026-03-29T20:33:00Z">
              <w:rPr/>
            </w:rPrChange>
          </w:rPr>
          <w:delText>.</w:delText>
        </w:r>
      </w:del>
    </w:p>
    <w:p w14:paraId="5B2145E4" w14:textId="6126CB92" w:rsidR="00E305CF" w:rsidRPr="00C40EE5" w:rsidDel="00FB7413" w:rsidRDefault="00E305CF" w:rsidP="00A21EE2">
      <w:pPr>
        <w:pStyle w:val="NormalWeb"/>
        <w:jc w:val="both"/>
        <w:rPr>
          <w:del w:id="302" w:author="Meliana Christianti J." w:date="2026-03-30T12:31:00Z" w16du:dateUtc="2026-03-30T05:31:00Z"/>
        </w:rPr>
      </w:pPr>
      <w:del w:id="303" w:author="Meliana Christianti J." w:date="2026-03-30T12:31:00Z" w16du:dateUtc="2026-03-30T05:31:00Z">
        <w:r w:rsidRPr="00C40EE5" w:rsidDel="00FB7413">
          <w:delText xml:space="preserve">These results should be </w:delText>
        </w:r>
      </w:del>
      <w:del w:id="304" w:author="Meliana Christianti J." w:date="2026-03-30T01:29:00Z" w16du:dateUtc="2026-03-29T18:29:00Z">
        <w:r w:rsidRPr="003C41E9" w:rsidDel="00A14901">
          <w:rPr>
            <w:highlight w:val="lightGray"/>
            <w:rPrChange w:id="305" w:author="Meliana Christianti J." w:date="2026-03-30T03:33:00Z" w16du:dateUtc="2026-03-29T20:33:00Z">
              <w:rPr/>
            </w:rPrChange>
          </w:rPr>
          <w:delText>regarded</w:delText>
        </w:r>
        <w:r w:rsidRPr="00C40EE5" w:rsidDel="00A14901">
          <w:delText xml:space="preserve"> </w:delText>
        </w:r>
      </w:del>
      <w:del w:id="306" w:author="Meliana Christianti J." w:date="2026-03-30T12:31:00Z" w16du:dateUtc="2026-03-30T05:31:00Z">
        <w:r w:rsidRPr="00C40EE5" w:rsidDel="00FB7413">
          <w:delText xml:space="preserve">with caution. </w:delText>
        </w:r>
      </w:del>
      <w:del w:id="307" w:author="Meliana Christianti J." w:date="2026-03-30T01:29:00Z" w16du:dateUtc="2026-03-29T18:29:00Z">
        <w:r w:rsidR="00A21EE2" w:rsidRPr="003C41E9" w:rsidDel="00A14901">
          <w:rPr>
            <w:highlight w:val="lightGray"/>
            <w:rPrChange w:id="308" w:author="Meliana Christianti J." w:date="2026-03-30T03:33:00Z" w16du:dateUtc="2026-03-29T20:33:00Z">
              <w:rPr/>
            </w:rPrChange>
          </w:rPr>
          <w:delText xml:space="preserve">The </w:delText>
        </w:r>
      </w:del>
      <w:del w:id="309" w:author="Meliana Christianti J." w:date="2026-03-30T12:31:00Z" w16du:dateUtc="2026-03-30T05:31:00Z">
        <w:r w:rsidR="00A21EE2" w:rsidRPr="00C40EE5" w:rsidDel="00FB7413">
          <w:delText xml:space="preserve">effect size </w:delText>
        </w:r>
      </w:del>
      <w:del w:id="310" w:author="Meliana Christianti J." w:date="2026-03-30T01:29:00Z" w16du:dateUtc="2026-03-29T18:29:00Z">
        <w:r w:rsidR="00A21EE2" w:rsidRPr="003C41E9" w:rsidDel="00A14901">
          <w:rPr>
            <w:highlight w:val="lightGray"/>
            <w:rPrChange w:id="311" w:author="Meliana Christianti J." w:date="2026-03-30T03:34:00Z" w16du:dateUtc="2026-03-29T20:34:00Z">
              <w:rPr/>
            </w:rPrChange>
          </w:rPr>
          <w:delText xml:space="preserve">is </w:delText>
        </w:r>
      </w:del>
      <w:del w:id="312" w:author="Meliana Christianti J." w:date="2026-03-30T12:31:00Z" w16du:dateUtc="2026-03-30T05:31:00Z">
        <w:r w:rsidR="00A21EE2" w:rsidRPr="00C40EE5" w:rsidDel="00FB7413">
          <w:delText xml:space="preserve">statistically </w:delText>
        </w:r>
      </w:del>
      <w:del w:id="313" w:author="Meliana Christianti J." w:date="2026-03-30T01:29:00Z" w16du:dateUtc="2026-03-29T18:29:00Z">
        <w:r w:rsidR="00A21EE2" w:rsidRPr="003C41E9" w:rsidDel="00A14901">
          <w:rPr>
            <w:highlight w:val="lightGray"/>
            <w:rPrChange w:id="314" w:author="Meliana Christianti J." w:date="2026-03-30T03:34:00Z" w16du:dateUtc="2026-03-29T20:34:00Z">
              <w:rPr/>
            </w:rPrChange>
          </w:rPr>
          <w:delText>significant but tiny</w:delText>
        </w:r>
        <w:r w:rsidR="00A21EE2" w:rsidRPr="00C40EE5" w:rsidDel="00A14901">
          <w:delText xml:space="preserve"> </w:delText>
        </w:r>
      </w:del>
      <w:del w:id="315" w:author="Meliana Christianti J." w:date="2026-03-30T12:31:00Z" w16du:dateUtc="2026-03-30T05:31:00Z">
        <w:r w:rsidR="00A21EE2" w:rsidRPr="00C40EE5" w:rsidDel="00FB7413">
          <w:delText xml:space="preserve">(η² = .061), and the cross-cohort design </w:delText>
        </w:r>
      </w:del>
      <w:del w:id="316" w:author="Meliana Christianti J." w:date="2026-03-30T01:30:00Z" w16du:dateUtc="2026-03-29T18:30:00Z">
        <w:r w:rsidR="00A21EE2" w:rsidRPr="003C41E9" w:rsidDel="00A14901">
          <w:rPr>
            <w:highlight w:val="lightGray"/>
            <w:rPrChange w:id="317" w:author="Meliana Christianti J." w:date="2026-03-30T03:34:00Z" w16du:dateUtc="2026-03-29T20:34:00Z">
              <w:rPr/>
            </w:rPrChange>
          </w:rPr>
          <w:delText>may provide challenges</w:delText>
        </w:r>
      </w:del>
      <w:del w:id="318" w:author="Meliana Christianti J." w:date="2026-03-30T12:31:00Z" w16du:dateUtc="2026-03-30T05:31:00Z">
        <w:r w:rsidR="00A21EE2" w:rsidRPr="003C41E9" w:rsidDel="00FB7413">
          <w:rPr>
            <w:highlight w:val="lightGray"/>
            <w:rPrChange w:id="319" w:author="Meliana Christianti J." w:date="2026-03-30T03:34:00Z" w16du:dateUtc="2026-03-29T20:34:00Z">
              <w:rPr/>
            </w:rPrChange>
          </w:rPr>
          <w:delText>.</w:delText>
        </w:r>
        <w:r w:rsidR="00A21EE2" w:rsidRPr="00C40EE5" w:rsidDel="00FB7413">
          <w:delText xml:space="preserve"> Differences across semesters (in terms of student demographics, outside factors, and scheduling issues) may affect the findings, no matter what framework is used. Most crucially, artifact quality evaluations alone do not directly assess the psychological attributes posited by the framework, including cognitive load, intrinsic motivation, or the transfer of learning. We need more tools to validate these intermediate processes</w:delText>
        </w:r>
        <w:r w:rsidRPr="00C40EE5" w:rsidDel="00FB7413">
          <w:delText>.</w:delText>
        </w:r>
      </w:del>
    </w:p>
    <w:p w14:paraId="728816D0" w14:textId="1E456058" w:rsidR="00E305CF" w:rsidRPr="00C40EE5" w:rsidDel="00FB7413" w:rsidRDefault="00E305CF" w:rsidP="00E305CF">
      <w:pPr>
        <w:pStyle w:val="NormalWeb"/>
        <w:jc w:val="both"/>
        <w:rPr>
          <w:del w:id="320" w:author="Meliana Christianti J." w:date="2026-03-30T12:31:00Z" w16du:dateUtc="2026-03-30T05:31:00Z"/>
        </w:rPr>
      </w:pPr>
      <w:del w:id="321" w:author="Meliana Christianti J." w:date="2026-03-30T12:31:00Z" w16du:dateUtc="2026-03-30T05:31:00Z">
        <w:r w:rsidRPr="00C40EE5" w:rsidDel="00FB7413">
          <w:delText xml:space="preserve">These early results provide preliminary </w:delText>
        </w:r>
      </w:del>
      <w:del w:id="322" w:author="Meliana Christianti J." w:date="2026-03-30T01:26:00Z" w16du:dateUtc="2026-03-29T18:26:00Z">
        <w:r w:rsidRPr="003C41E9" w:rsidDel="00A14901">
          <w:rPr>
            <w:highlight w:val="lightGray"/>
            <w:rPrChange w:id="323" w:author="Meliana Christianti J." w:date="2026-03-30T03:34:00Z" w16du:dateUtc="2026-03-29T20:34:00Z">
              <w:rPr/>
            </w:rPrChange>
          </w:rPr>
          <w:delText>support to Hypotheses 2 (Intrinsic Motivation) and 4 (Transfer of Learning), as seen by higher and more consistent artifact quality ratings</w:delText>
        </w:r>
      </w:del>
      <w:del w:id="324" w:author="Meliana Christianti J." w:date="2026-03-30T12:31:00Z" w16du:dateUtc="2026-03-30T05:31:00Z">
        <w:r w:rsidRPr="003C41E9" w:rsidDel="00FB7413">
          <w:rPr>
            <w:highlight w:val="lightGray"/>
            <w:rPrChange w:id="325" w:author="Meliana Christianti J." w:date="2026-03-30T03:34:00Z" w16du:dateUtc="2026-03-29T20:34:00Z">
              <w:rPr/>
            </w:rPrChange>
          </w:rPr>
          <w:delText>.</w:delText>
        </w:r>
        <w:r w:rsidRPr="00C40EE5" w:rsidDel="00FB7413">
          <w:delText xml:space="preserve"> Nonetheless, many significant drawbacks need recognition:</w:delText>
        </w:r>
      </w:del>
    </w:p>
    <w:p w14:paraId="5AE3F7AE" w14:textId="698C8731" w:rsidR="00E305CF" w:rsidRPr="00C40EE5" w:rsidDel="00FB7413" w:rsidRDefault="00E305CF" w:rsidP="00E305CF">
      <w:pPr>
        <w:pStyle w:val="NormalWeb"/>
        <w:numPr>
          <w:ilvl w:val="0"/>
          <w:numId w:val="51"/>
        </w:numPr>
        <w:jc w:val="both"/>
        <w:rPr>
          <w:del w:id="326" w:author="Meliana Christianti J." w:date="2026-03-30T12:31:00Z" w16du:dateUtc="2026-03-30T05:31:00Z"/>
        </w:rPr>
      </w:pPr>
      <w:del w:id="327" w:author="Meliana Christianti J." w:date="2026-03-30T12:31:00Z" w16du:dateUtc="2026-03-30T05:31:00Z">
        <w:r w:rsidRPr="00C40EE5" w:rsidDel="00FB7413">
          <w:delText>Single-institution design: Results pertain only to engineering education; extrapolation to other settings needs more investigation.</w:delText>
        </w:r>
      </w:del>
    </w:p>
    <w:p w14:paraId="5F78A8A4" w14:textId="4E5C90B7" w:rsidR="00E305CF" w:rsidRPr="00C40EE5" w:rsidDel="00FB7413" w:rsidRDefault="00E305CF" w:rsidP="00E305CF">
      <w:pPr>
        <w:pStyle w:val="NormalWeb"/>
        <w:numPr>
          <w:ilvl w:val="0"/>
          <w:numId w:val="51"/>
        </w:numPr>
        <w:jc w:val="both"/>
        <w:rPr>
          <w:del w:id="328" w:author="Meliana Christianti J." w:date="2026-03-30T12:31:00Z" w16du:dateUtc="2026-03-30T05:31:00Z"/>
        </w:rPr>
      </w:pPr>
      <w:del w:id="329" w:author="Meliana Christianti J." w:date="2026-03-30T12:31:00Z" w16du:dateUtc="2026-03-30T05:31:00Z">
        <w:r w:rsidRPr="00C40EE5" w:rsidDel="00FB7413">
          <w:delText>Cross-cohort confounding: Variations across semesters (schedule, student demographics, external influences) may account for the observed discrepancies.</w:delText>
        </w:r>
      </w:del>
    </w:p>
    <w:p w14:paraId="04E80490" w14:textId="4251DFFC" w:rsidR="00E305CF" w:rsidRPr="00C40EE5" w:rsidDel="00FB7413" w:rsidRDefault="00E305CF" w:rsidP="00E305CF">
      <w:pPr>
        <w:pStyle w:val="NormalWeb"/>
        <w:numPr>
          <w:ilvl w:val="0"/>
          <w:numId w:val="51"/>
        </w:numPr>
        <w:jc w:val="both"/>
        <w:rPr>
          <w:del w:id="330" w:author="Meliana Christianti J." w:date="2026-03-30T12:31:00Z" w16du:dateUtc="2026-03-30T05:31:00Z"/>
        </w:rPr>
      </w:pPr>
      <w:del w:id="331" w:author="Meliana Christianti J." w:date="2026-03-30T12:31:00Z" w16du:dateUtc="2026-03-30T05:31:00Z">
        <w:r w:rsidRPr="00C40EE5" w:rsidDel="00FB7413">
          <w:delText>Incomplete measurement: Structured Academic Activities scores alone do not directly assess cognitive load (via NASA-TLX or other instruments), intrinsic motivation (using the SDT scale), or transferability (through innovative problem-solving activities). These approved tools must be used in future studies.</w:delText>
        </w:r>
      </w:del>
    </w:p>
    <w:p w14:paraId="673C5437" w14:textId="63B7F325" w:rsidR="00E305CF" w:rsidRPr="00C40EE5" w:rsidDel="00FB7413" w:rsidRDefault="00E305CF" w:rsidP="00E305CF">
      <w:pPr>
        <w:pStyle w:val="NormalWeb"/>
        <w:numPr>
          <w:ilvl w:val="0"/>
          <w:numId w:val="51"/>
        </w:numPr>
        <w:jc w:val="both"/>
        <w:rPr>
          <w:del w:id="332" w:author="Meliana Christianti J." w:date="2026-03-30T12:31:00Z" w16du:dateUtc="2026-03-30T05:31:00Z"/>
        </w:rPr>
      </w:pPr>
      <w:del w:id="333" w:author="Meliana Christianti J." w:date="2026-03-30T12:31:00Z" w16du:dateUtc="2026-03-30T05:31:00Z">
        <w:r w:rsidRPr="00C40EE5" w:rsidDel="00FB7413">
          <w:delText>Absence of comparison on conventional metrics: Although the framework preserves test scores, a direct comparison of exam performance is essential to substantiate our assertion that TISE-VALORIZE does not undermine traditional results.</w:delText>
        </w:r>
      </w:del>
    </w:p>
    <w:p w14:paraId="0819289C" w14:textId="0665542C" w:rsidR="003C7C52" w:rsidRPr="00C40EE5" w:rsidDel="00FB7413" w:rsidRDefault="00E305CF" w:rsidP="00E305CF">
      <w:pPr>
        <w:pStyle w:val="NormalWeb"/>
        <w:jc w:val="both"/>
        <w:rPr>
          <w:del w:id="334" w:author="Meliana Christianti J." w:date="2026-03-30T12:31:00Z" w16du:dateUtc="2026-03-30T05:31:00Z"/>
        </w:rPr>
      </w:pPr>
      <w:del w:id="335" w:author="Meliana Christianti J." w:date="2026-03-30T12:31:00Z" w16du:dateUtc="2026-03-30T05:31:00Z">
        <w:r w:rsidRPr="00C40EE5" w:rsidDel="00FB7413">
          <w:delText>Post-hoc power analysis (using G*Power 3.1, α = 0.05, observed η² = 0.061, two-tailed test) shows that the power for the Experiment vs. Control 2 comparison is around 0.68, which is below the usual 0.80 level. According to Cohen's rules, this reported η² is a small-to-medium effect size (η² = 0.06). This emphasis indicates that the present research may not possess the power to consistently identify minor effects in independent samples. Subsequent investigations should aim for a sample size of N ≥ 200–250 per group to get a statistical power of ≥ 0.80 for a modest to medium effect size (η² ≈ 0.06–0.10).</w:delText>
        </w:r>
        <w:r w:rsidRPr="00C40EE5" w:rsidDel="00FB7413">
          <w:br/>
        </w:r>
        <w:r w:rsidRPr="00C40EE5" w:rsidDel="00FB7413">
          <w:br/>
          <w:delText>A forthcoming empirical agenda for stringent validation necessitates: validated instruments for cognitive load (CLT-based measures), intrinsic motivation (SDT-aligned scales), and professional identity (self-efficacy inventories, ethical reasoning); matched or randomized cohorts with pre-post designs; multi-institutional studies to assess generalizability; longitudinal tracking of artifact quality, reuse, and community value; and qualitative phenomenological studies of student and educator experiences</w:delText>
        </w:r>
        <w:r w:rsidR="00332C9D" w:rsidRPr="00C40EE5" w:rsidDel="00FB7413">
          <w:delText>.</w:delText>
        </w:r>
      </w:del>
    </w:p>
    <w:p w14:paraId="6D9A9649" w14:textId="77777777" w:rsidR="00CA61A6" w:rsidRDefault="006B1F32" w:rsidP="00CA61A6">
      <w:pPr>
        <w:pStyle w:val="Heading1"/>
        <w:rPr>
          <w:ins w:id="336" w:author="Meliana Christianti J." w:date="2026-03-30T01:58:00Z" w16du:dateUtc="2026-03-29T18:58:00Z"/>
          <w:lang w:val="en-GB"/>
        </w:rPr>
      </w:pPr>
      <w:r w:rsidRPr="00C40EE5">
        <w:rPr>
          <w:lang w:val="en-GB"/>
        </w:rPr>
        <w:t>Discussion: Theoretical Implications and Addressing Counterarguments</w:t>
      </w:r>
    </w:p>
    <w:p w14:paraId="73A8E126" w14:textId="63A44241" w:rsidR="00CA61A6" w:rsidRPr="005B71B4" w:rsidRDefault="00CA61A6">
      <w:pPr>
        <w:jc w:val="both"/>
        <w:rPr>
          <w:rPrChange w:id="337" w:author="Meliana Christianti J." w:date="2026-03-30T07:57:00Z" w16du:dateUtc="2026-03-30T00:57:00Z">
            <w:rPr>
              <w:lang w:val="en-GB"/>
            </w:rPr>
          </w:rPrChange>
        </w:rPr>
        <w:pPrChange w:id="338" w:author="Meliana Christianti J." w:date="2026-03-30T01:59:00Z" w16du:dateUtc="2026-03-29T18:59:00Z">
          <w:pPr>
            <w:pStyle w:val="Heading1"/>
          </w:pPr>
        </w:pPrChange>
      </w:pPr>
      <w:ins w:id="339" w:author="Meliana Christianti J." w:date="2026-03-30T01:58:00Z">
        <w:r w:rsidRPr="005B71B4">
          <w:rPr>
            <w:highlight w:val="lightGray"/>
            <w:rPrChange w:id="340" w:author="Meliana Christianti J." w:date="2026-03-30T07:57:00Z" w16du:dateUtc="2026-03-30T00:57:00Z">
              <w:rPr>
                <w:b w:val="0"/>
              </w:rPr>
            </w:rPrChange>
          </w:rPr>
          <w:t>The present study does not directly test all proposed mechanisms of the TISE-VALORIZE framework. Instead, it offers a preliminary empirical indication that the framework may be associated with higher and more consistent performance outcomes, while the proposed motivational, cognitive, and identity-related mechanisms remain to be tested in future studies.</w:t>
        </w:r>
      </w:ins>
      <w:ins w:id="341" w:author="Meliana Christianti J." w:date="2026-03-30T07:59:00Z" w16du:dateUtc="2026-03-30T00:59:00Z">
        <w:r w:rsidR="00344029">
          <w:t xml:space="preserve"> </w:t>
        </w:r>
      </w:ins>
      <w:ins w:id="342" w:author="Meliana Christianti J." w:date="2026-03-30T07:59:00Z">
        <w:r w:rsidR="00344029" w:rsidRPr="00344029">
          <w:t>Practically, the framework suggests that engineering educators can redesign courses around structured knowledge mapping, professional simulation, and AI-supported feedback to improve consistency of student outcomes.</w:t>
        </w:r>
      </w:ins>
    </w:p>
    <w:p w14:paraId="29A4B9C4" w14:textId="1B0D5405" w:rsidR="007B5E7F" w:rsidRPr="00C40EE5" w:rsidRDefault="007B5E7F" w:rsidP="006B1F32">
      <w:pPr>
        <w:pStyle w:val="Heading2"/>
        <w:rPr>
          <w:lang w:val="en-GB"/>
        </w:rPr>
      </w:pPr>
      <w:del w:id="343" w:author="Meliana Christianti J." w:date="2026-03-30T11:29:00Z" w16du:dateUtc="2026-03-30T04:29:00Z">
        <w:r w:rsidRPr="00C40EE5" w:rsidDel="008C6823">
          <w:rPr>
            <w:lang w:val="en-GB"/>
          </w:rPr>
          <w:delText xml:space="preserve">How TISE-VALORIZE </w:delText>
        </w:r>
        <w:r w:rsidR="00E305CF" w:rsidRPr="00C40EE5" w:rsidDel="008C6823">
          <w:rPr>
            <w:lang w:val="en-GB"/>
          </w:rPr>
          <w:delText>Follows the Principles of</w:delText>
        </w:r>
        <w:r w:rsidRPr="00C40EE5" w:rsidDel="008C6823">
          <w:rPr>
            <w:lang w:val="en-GB"/>
          </w:rPr>
          <w:delText xml:space="preserve"> CLT and SDT </w:delText>
        </w:r>
        <w:r w:rsidR="00E305CF" w:rsidRPr="00C40EE5" w:rsidDel="008C6823">
          <w:rPr>
            <w:lang w:val="en-GB"/>
          </w:rPr>
          <w:delText>in Learning Science</w:delText>
        </w:r>
      </w:del>
      <w:ins w:id="344" w:author="Meliana Christianti J." w:date="2026-03-30T11:29:00Z" w16du:dateUtc="2026-03-30T04:29:00Z">
        <w:r w:rsidR="008C6823">
          <w:rPr>
            <w:lang w:val="en-GB"/>
          </w:rPr>
          <w:t>Interpretation of Findings</w:t>
        </w:r>
      </w:ins>
    </w:p>
    <w:p w14:paraId="13A2C194" w14:textId="540B78C5" w:rsidR="008C6823" w:rsidRPr="00E347C0" w:rsidRDefault="008C6823">
      <w:pPr>
        <w:jc w:val="both"/>
        <w:rPr>
          <w:ins w:id="345" w:author="Meliana Christianti J." w:date="2026-03-30T11:30:00Z" w16du:dateUtc="2026-03-30T04:30:00Z"/>
          <w:highlight w:val="darkGray"/>
          <w:lang w:val="en-GB"/>
          <w:rPrChange w:id="346" w:author="Meliana Christianti J." w:date="2026-03-30T11:33:00Z" w16du:dateUtc="2026-03-30T04:33:00Z">
            <w:rPr>
              <w:ins w:id="347" w:author="Meliana Christianti J." w:date="2026-03-30T11:30:00Z" w16du:dateUtc="2026-03-30T04:30:00Z"/>
              <w:lang w:val="en-GB"/>
            </w:rPr>
          </w:rPrChange>
        </w:rPr>
        <w:pPrChange w:id="348" w:author="Meliana Christianti J." w:date="2026-03-30T11:30:00Z" w16du:dateUtc="2026-03-30T04:30:00Z">
          <w:pPr>
            <w:spacing w:before="0" w:after="0"/>
            <w:jc w:val="both"/>
          </w:pPr>
        </w:pPrChange>
      </w:pPr>
      <w:ins w:id="349" w:author="Meliana Christianti J." w:date="2026-03-30T11:30:00Z">
        <w:r w:rsidRPr="00E347C0">
          <w:rPr>
            <w:highlight w:val="darkGray"/>
            <w:rPrChange w:id="350" w:author="Meliana Christianti J." w:date="2026-03-30T11:33:00Z" w16du:dateUtc="2026-03-30T04:33:00Z">
              <w:rPr/>
            </w:rPrChange>
          </w:rPr>
          <w:t>The present study provides preliminary empirical evidence that the TISE-VALORIZE framework may be associated with higher and more consistent performance outcomes in a digital engineering education context. The intervention group showed both higher mean scores and lower score dispersion than the two conventional instruction groups. However, the observed effect size was modest, which suggests that the framework may have contributed to performance differences under the conditions of this study, but it does not account for most of the observed variance</w:t>
        </w:r>
      </w:ins>
      <w:del w:id="351" w:author="Meliana Christianti J." w:date="2026-03-30T11:30:00Z" w16du:dateUtc="2026-03-30T04:30:00Z">
        <w:r w:rsidR="00E305CF" w:rsidRPr="00E347C0" w:rsidDel="008C6823">
          <w:rPr>
            <w:highlight w:val="darkGray"/>
            <w:rPrChange w:id="352" w:author="Meliana Christianti J." w:date="2026-03-30T11:33:00Z" w16du:dateUtc="2026-03-30T04:33:00Z">
              <w:rPr/>
            </w:rPrChange>
          </w:rPr>
          <w:delText xml:space="preserve">This framework combines important concepts from contemporary scientific education. It uses Cognitive Load Theory and a dual knowledge-mapping method to help people organize information and cut down on needless work. The transition from Primitive Maps, which establish foundational knowledge, to Problem-Solving Maps, which cultivate practical abilities, aligns with the successful scaffolding shown in CLT research </w:delText>
        </w:r>
        <w:r w:rsidR="00E305CF" w:rsidRPr="00E347C0" w:rsidDel="008C6823">
          <w:rPr>
            <w:highlight w:val="darkGray"/>
            <w:rPrChange w:id="353" w:author="Meliana Christianti J." w:date="2026-03-30T11:33:00Z" w16du:dateUtc="2026-03-30T04:33:00Z">
              <w:rPr/>
            </w:rPrChange>
          </w:rPr>
          <w:fldChar w:fldCharType="begin" w:fldLock="1"/>
        </w:r>
        <w:r w:rsidR="00C40EE5" w:rsidRPr="00E347C0" w:rsidDel="008C6823">
          <w:rPr>
            <w:highlight w:val="darkGray"/>
            <w:rPrChange w:id="354" w:author="Meliana Christianti J." w:date="2026-03-30T11:33:00Z" w16du:dateUtc="2026-03-30T04:33:00Z">
              <w:rPr/>
            </w:rPrChange>
          </w:rPr>
          <w:delInstrText>ADDIN CSL_CITATION {"citationItems":[{"id":"ITEM-1","itemData":{"DOI":"10.1145/3487055","ISSN":"19466226","abstract":"This paper explores a major theoretical framework from psychology, Dual Process Theory (DPT), which has received surprisingly little attention in the computing education literature. DPT postulates the existence of two qualitatively different kinds of cognitive systems, a fast, intuitive \"System 1\"and a slow, reflective \"System 2\". System 1 is associated with cognitive factors such as crystallized intelligence, long-term memory and associative learning; System 2 with fluid intelligence, working memory, and rule learning. This paper summarizes DPT and the way it has been expressed and explored in literatures relating to intelligence, memory, learning, attention, cognitive load, and more. It proposes a summary model, the Dual Process Cycle (DPC). It then considers example concepts from computing education within the context of this model. Examples include programming expertise, mental models of programs, the notional machine, code reading and code writing, and the theory of Learning Edge Momentum (LEM). In conclusion, it is argued that the DPC (and the framework of DPTs in general) provides a useful context for defining such concepts more richly and exactly, and for generating interesting questions about them.","author":[{"dropping-particle":"V.","family":"Robins","given":"Anthony","non-dropping-particle":"","parse-names":false,"suffix":""}],"container-title":"ACM Transactions on Computing Education","id":"ITEM-1","issue":"4","issued":{"date-parts":[["2022"]]},"title":"Dual Process Theories: Computing Cognition in Context","type":"article-journal","volume":"22"},"uris":["http://www.mendeley.com/documents/?uuid=6d0a2951-bdef-4567-9175-a4312f7c23c1"]},{"id":"ITEM-2","itemData":{"DOI":"10.1145/3483843","ISSN":"19466226","abstract":"One of the most commonly cited theories in computing education research is cognitive load theory (CLT), which explains how learning is affected by the bottleneck of human working memory and how teaching may work around that limitation. The theory has evolved over a number of decades, addressing shortcomings in earlier versions; other issues remain and are being debated by the CLT community. We conduct a systematic mapping review of how CLT has been used across a number of leading computing education research (CER) forums since 2010. We find that the most common reason to cite CLT is to mention it briefly as a design influence; authors predominantly cite old versions of the theory; hypotheses phrased in terms of cognitive load components are rare; and only a small selection of cognitive load measures have been applied, sparsely. Overall, the theory's evolution and recent themes in CLT appear to have had limited impact on CER so far. We recommend that studies in CER explain which version of the theory they use and why; clearly distinguish between load components (e.g., intrinsic and extraneous load); phrase hypotheses in terms of load components a priori; look further into validating different measures of cognitive load; accompany cognitive load measures with complementary constructs, such as motivation; and explore themes such as collaborative CLT and individual differences in working-memory capacity.","author":[{"dropping-particle":"","family":"Duran","given":"Rodrigo","non-dropping-particle":"","parse-names":false,"suffix":""},{"dropping-particle":"","family":"Zavgorodniaia","given":"Albina","non-dropping-particle":"","parse-names":false,"suffix":""},{"dropping-particle":"","family":"Sorva","given":"Juha","non-dropping-particle":"","parse-names":false,"suffix":""}],"container-title":"ACM Transactions on Computing Education","id":"ITEM-2","issue":"4","issued":{"date-parts":[["2022"]]},"title":"Cognitive Load Theory in Computing Education Research: A Review","type":"article-journal","volume":"22"},"uris":["http://www.mendeley.com/documents/?uuid=8d0eaea5-1638-4421-8f6a-0a0e8ebf5481"]}],"mendeley":{"formattedCitation":"(Duran, Zavgorodniaia and Sorva, 2022; Robins, 2022)","plainTextFormattedCitation":"(Duran, Zavgorodniaia and Sorva, 2022; Robins, 2022)","previouslyFormattedCitation":"(Duran, Zavgorodniaia and Sorva, 2022; Robins, 2022)"},"properties":{"noteIndex":0},"schema":"https://github.com/citation-style-language/schema/raw/master/csl-citation.json"}</w:delInstrText>
        </w:r>
        <w:r w:rsidR="00E305CF" w:rsidRPr="00E347C0" w:rsidDel="008C6823">
          <w:rPr>
            <w:highlight w:val="darkGray"/>
            <w:rPrChange w:id="355" w:author="Meliana Christianti J." w:date="2026-03-30T11:33:00Z" w16du:dateUtc="2026-03-30T04:33:00Z">
              <w:rPr/>
            </w:rPrChange>
          </w:rPr>
          <w:fldChar w:fldCharType="separate"/>
        </w:r>
        <w:r w:rsidR="00E305CF" w:rsidRPr="00E347C0" w:rsidDel="008C6823">
          <w:rPr>
            <w:noProof/>
            <w:highlight w:val="darkGray"/>
            <w:rPrChange w:id="356" w:author="Meliana Christianti J." w:date="2026-03-30T11:33:00Z" w16du:dateUtc="2026-03-30T04:33:00Z">
              <w:rPr>
                <w:noProof/>
              </w:rPr>
            </w:rPrChange>
          </w:rPr>
          <w:delText>(Duran, Zavgorodniaia and Sorva, 2022; Robins, 2022)</w:delText>
        </w:r>
        <w:r w:rsidR="00E305CF" w:rsidRPr="00E347C0" w:rsidDel="008C6823">
          <w:rPr>
            <w:highlight w:val="darkGray"/>
            <w:rPrChange w:id="357" w:author="Meliana Christianti J." w:date="2026-03-30T11:33:00Z" w16du:dateUtc="2026-03-30T04:33:00Z">
              <w:rPr/>
            </w:rPrChange>
          </w:rPr>
          <w:fldChar w:fldCharType="end"/>
        </w:r>
        <w:r w:rsidR="00E305CF" w:rsidRPr="00E347C0" w:rsidDel="008C6823">
          <w:rPr>
            <w:highlight w:val="darkGray"/>
            <w:rPrChange w:id="358" w:author="Meliana Christianti J." w:date="2026-03-30T11:33:00Z" w16du:dateUtc="2026-03-30T04:33:00Z">
              <w:rPr/>
            </w:rPrChange>
          </w:rPr>
          <w:delText>. The framework also uses Self-Determination Theory by encouraging independence, competence, and connection via the Knowledge Marketplace. This method lets you choose, shows you how to improve your skills, and shows you how to join the community. Connecting the payment system to Bloom's Taxonomy also makes it evident how to go forward, which boosts a feeling of competence</w:delText>
        </w:r>
      </w:del>
      <w:r w:rsidR="007B5E7F" w:rsidRPr="00E347C0">
        <w:rPr>
          <w:highlight w:val="darkGray"/>
          <w:lang w:val="en-GB"/>
          <w:rPrChange w:id="359" w:author="Meliana Christianti J." w:date="2026-03-30T11:33:00Z" w16du:dateUtc="2026-03-30T04:33:00Z">
            <w:rPr>
              <w:lang w:val="en-GB"/>
            </w:rPr>
          </w:rPrChange>
        </w:rPr>
        <w:t>.</w:t>
      </w:r>
    </w:p>
    <w:p w14:paraId="5F911E85" w14:textId="4C0E56BA" w:rsidR="008C6823" w:rsidRPr="00C40EE5" w:rsidRDefault="008C6823">
      <w:pPr>
        <w:jc w:val="both"/>
        <w:pPrChange w:id="360" w:author="Meliana Christianti J." w:date="2026-03-30T11:30:00Z" w16du:dateUtc="2026-03-30T04:30:00Z">
          <w:pPr>
            <w:spacing w:before="0" w:after="0"/>
            <w:jc w:val="both"/>
          </w:pPr>
        </w:pPrChange>
      </w:pPr>
      <w:ins w:id="361" w:author="Meliana Christianti J." w:date="2026-03-30T11:30:00Z">
        <w:r w:rsidRPr="00E347C0">
          <w:rPr>
            <w:highlight w:val="darkGray"/>
            <w:rPrChange w:id="362" w:author="Meliana Christianti J." w:date="2026-03-30T11:33:00Z" w16du:dateUtc="2026-03-30T04:33:00Z">
              <w:rPr/>
            </w:rPrChange>
          </w:rPr>
          <w:t>These findings are broadly consistent with the instructional logic of the framework. In particular, the use of structured knowledge mapping, professional simulation, and contribution-oriented learning activities may have supported more stable performance across students. At the same time, the present study does not directly test the proposed motivational, cognitive-load, or identity-related mechanisms. Therefore, these findings should be interpreted as preliminary performance-based evidence rather than direct confirmation of the full theoretical model.</w:t>
        </w:r>
      </w:ins>
    </w:p>
    <w:p w14:paraId="0CE1F458" w14:textId="39755A55" w:rsidR="007B5E7F" w:rsidRPr="00C40EE5" w:rsidRDefault="00E305CF" w:rsidP="006B1F32">
      <w:pPr>
        <w:pStyle w:val="Heading2"/>
        <w:rPr>
          <w:lang w:val="en-GB"/>
        </w:rPr>
      </w:pPr>
      <w:del w:id="363" w:author="Meliana Christianti J." w:date="2026-03-30T11:31:00Z" w16du:dateUtc="2026-03-30T04:31:00Z">
        <w:r w:rsidRPr="00C40EE5" w:rsidDel="008C6823">
          <w:rPr>
            <w:lang w:val="en-GB"/>
          </w:rPr>
          <w:delText>Concerns about</w:delText>
        </w:r>
        <w:r w:rsidR="007B5E7F" w:rsidRPr="00C40EE5" w:rsidDel="008C6823">
          <w:rPr>
            <w:lang w:val="en-GB"/>
          </w:rPr>
          <w:delText xml:space="preserve"> AI Integration: Dependence versus Partnership</w:delText>
        </w:r>
      </w:del>
      <w:ins w:id="364" w:author="Meliana Christianti J." w:date="2026-03-30T11:31:00Z" w16du:dateUtc="2026-03-30T04:31:00Z">
        <w:r w:rsidR="008C6823">
          <w:rPr>
            <w:lang w:val="en-GB"/>
          </w:rPr>
          <w:t>Comparison with Prior Work</w:t>
        </w:r>
      </w:ins>
    </w:p>
    <w:p w14:paraId="237CC529" w14:textId="0E18BA63" w:rsidR="00E305CF" w:rsidRPr="00C40EE5" w:rsidRDefault="008C6823" w:rsidP="00E305CF">
      <w:pPr>
        <w:spacing w:before="0" w:after="0"/>
        <w:jc w:val="both"/>
        <w:rPr>
          <w:szCs w:val="24"/>
          <w:lang w:val="en-GB"/>
        </w:rPr>
      </w:pPr>
      <w:ins w:id="365" w:author="Meliana Christianti J." w:date="2026-03-30T11:31:00Z">
        <w:r w:rsidRPr="00E347C0">
          <w:rPr>
            <w:rFonts w:eastAsia="Times New Roman" w:cs="Times New Roman"/>
            <w:szCs w:val="24"/>
            <w:highlight w:val="darkGray"/>
            <w:rPrChange w:id="366" w:author="Meliana Christianti J." w:date="2026-03-30T11:33:00Z" w16du:dateUtc="2026-03-30T04:33:00Z">
              <w:rPr>
                <w:rFonts w:eastAsia="Times New Roman" w:cs="Times New Roman"/>
                <w:szCs w:val="24"/>
              </w:rPr>
            </w:rPrChange>
          </w:rPr>
          <w:t xml:space="preserve">The present findings are broadly aligned with prior research suggesting that structured scaffolding and meaningful participation can support learning in higher education. From a Cognitive Load Theory </w:t>
        </w:r>
        <w:r w:rsidRPr="00E347C0">
          <w:rPr>
            <w:rFonts w:eastAsia="Times New Roman" w:cs="Times New Roman"/>
            <w:szCs w:val="24"/>
            <w:highlight w:val="darkGray"/>
            <w:rPrChange w:id="367" w:author="Meliana Christianti J." w:date="2026-03-30T11:33:00Z" w16du:dateUtc="2026-03-30T04:33:00Z">
              <w:rPr>
                <w:rFonts w:eastAsia="Times New Roman" w:cs="Times New Roman"/>
                <w:szCs w:val="24"/>
              </w:rPr>
            </w:rPrChange>
          </w:rPr>
          <w:lastRenderedPageBreak/>
          <w:t>perspective, the framework is consistent with the use of structured representations to support schema development. From a Self-Determination Theory perspective, the framework is also consistent with the idea that meaningful contribution, perceived choice, and visible progress may support engagement. However, because these mechanisms were not directly measured here, the present study should be understood as conceptually aligned with prior theory rather than as a direct empirical test of those theories</w:t>
        </w:r>
      </w:ins>
      <w:del w:id="368" w:author="Meliana Christianti J." w:date="2026-03-30T11:31:00Z" w16du:dateUtc="2026-03-30T04:31:00Z">
        <w:r w:rsidR="00E305CF" w:rsidRPr="00E347C0" w:rsidDel="008C6823">
          <w:rPr>
            <w:rFonts w:eastAsia="Times New Roman" w:cs="Times New Roman"/>
            <w:szCs w:val="24"/>
            <w:highlight w:val="darkGray"/>
            <w:rPrChange w:id="369" w:author="Meliana Christianti J." w:date="2026-03-30T11:33:00Z" w16du:dateUtc="2026-03-30T04:33:00Z">
              <w:rPr>
                <w:rFonts w:eastAsia="Times New Roman" w:cs="Times New Roman"/>
                <w:szCs w:val="24"/>
              </w:rPr>
            </w:rPrChange>
          </w:rPr>
          <w:delText xml:space="preserve">One big worry is that employing AI in the classroom might make kids rely on it instead of learning how to do things on their own. If you don't employ AI wisely, this danger increases higher. TISE-VALORIZE handles this by making it explicit what AI can and can't accomplish. AI performs easy tasks, rapidly retrieves information, gives initial responses, and advises what to do next. Students still do more essential things, such establishing objectives, checking to see whether outcomes fit ideals, and thinking about what they learned. This manner, students regard AI as a useful tool for tasks, but not as a method to replace their own thinking. Also, learning diaries and the professional simulation setting lets students think about how much they rely on tools, think about other options, and learn to make their own decisions. The objective is to cultivate </w:delText>
        </w:r>
        <w:r w:rsidR="00165D58" w:rsidRPr="00E347C0" w:rsidDel="008C6823">
          <w:rPr>
            <w:rFonts w:eastAsia="Times New Roman" w:cs="Times New Roman"/>
            <w:szCs w:val="24"/>
            <w:highlight w:val="darkGray"/>
            <w:rPrChange w:id="370" w:author="Meliana Christianti J." w:date="2026-03-30T11:33:00Z" w16du:dateUtc="2026-03-30T04:33:00Z">
              <w:rPr>
                <w:rFonts w:eastAsia="Times New Roman" w:cs="Times New Roman"/>
                <w:szCs w:val="24"/>
              </w:rPr>
            </w:rPrChange>
          </w:rPr>
          <w:delText>students</w:delText>
        </w:r>
        <w:r w:rsidR="00E305CF" w:rsidRPr="00E347C0" w:rsidDel="008C6823">
          <w:rPr>
            <w:rFonts w:eastAsia="Times New Roman" w:cs="Times New Roman"/>
            <w:szCs w:val="24"/>
            <w:highlight w:val="darkGray"/>
            <w:rPrChange w:id="371" w:author="Meliana Christianti J." w:date="2026-03-30T11:33:00Z" w16du:dateUtc="2026-03-30T04:33:00Z">
              <w:rPr>
                <w:rFonts w:eastAsia="Times New Roman" w:cs="Times New Roman"/>
                <w:szCs w:val="24"/>
              </w:rPr>
            </w:rPrChange>
          </w:rPr>
          <w:delText xml:space="preserve"> proficient in collaborating with AI, using its functionalities while preserving critical judgment, a meta-skill that is becoming more vital in professional activity</w:delText>
        </w:r>
        <w:r w:rsidR="004E6BD5" w:rsidRPr="00E347C0" w:rsidDel="008C6823">
          <w:rPr>
            <w:szCs w:val="24"/>
            <w:highlight w:val="darkGray"/>
            <w:lang w:val="en-GB"/>
            <w:rPrChange w:id="372" w:author="Meliana Christianti J." w:date="2026-03-30T11:33:00Z" w16du:dateUtc="2026-03-30T04:33:00Z">
              <w:rPr>
                <w:szCs w:val="24"/>
                <w:lang w:val="en-GB"/>
              </w:rPr>
            </w:rPrChange>
          </w:rPr>
          <w:delText xml:space="preserve"> </w:delText>
        </w:r>
        <w:r w:rsidR="004E6BD5" w:rsidRPr="00E347C0" w:rsidDel="008C6823">
          <w:rPr>
            <w:szCs w:val="24"/>
            <w:highlight w:val="darkGray"/>
            <w:lang w:val="en-GB"/>
            <w:rPrChange w:id="373" w:author="Meliana Christianti J." w:date="2026-03-30T11:33:00Z" w16du:dateUtc="2026-03-30T04:33:00Z">
              <w:rPr>
                <w:szCs w:val="24"/>
                <w:lang w:val="en-GB"/>
              </w:rPr>
            </w:rPrChange>
          </w:rPr>
          <w:fldChar w:fldCharType="begin" w:fldLock="1"/>
        </w:r>
        <w:r w:rsidR="004E6BD5" w:rsidRPr="00E347C0" w:rsidDel="008C6823">
          <w:rPr>
            <w:szCs w:val="24"/>
            <w:highlight w:val="darkGray"/>
            <w:lang w:val="en-GB"/>
            <w:rPrChange w:id="374" w:author="Meliana Christianti J." w:date="2026-03-30T11:33:00Z" w16du:dateUtc="2026-03-30T04:33:00Z">
              <w:rPr>
                <w:szCs w:val="24"/>
                <w:lang w:val="en-GB"/>
              </w:rPr>
            </w:rPrChange>
          </w:rPr>
          <w:delInstrText>ADDIN CSL_CITATION {"citationItems":[{"id":"ITEM-1","itemData":{"DOI":"10.3389/feduc.2025.1719625","ISSN":"2504284X","abstract":"The following research analyzes the relation between the utilization of Artificial Intelligence (AI) tools among university students and their relation with critical thinking skills by combining the Technology Acceptance Model (TAM) model and critical thinking theory. This research introduced the Metacognitive TAM (Meta-TAM) integrated with the Information Systems (IS) Success model as a theoretical innovation. The current research was carried out with a quantitative method approach, with 200 respondents from the Office Administration Education Department, Universitas Sebelas Maret, Indonesia. The research data were analyzed using the SEM with SmartPLS 4.0 software. The key constructs of attitude toward use (ATU), motivation to use (MTU), perceived usefulness (PU), perceived ease of use (PEOU), and behavioral intention (BI) were analyzed to assess the primary factors that influence the adoption of the AI-based tools. The findings emphasize that the TAM constructs significantly influenced behavioral intention, whereas critical thinking played a crucial mediating role. The strongest path was observed from attitude toward use to behavioral intention (β = 0.737), which emphasizes the importance of affective and evaluative assessment in students' decision-making. Then, it can be concluded that not only the usability or utility, but also students' strategic thinking, epistemic vigilance, and intellectual autonomy have a significant impact on the AI adoption among higher education students. This study offers practical implications for AI-integrated curriculum design and ethical technology implementation in learning environments. This research contributes a novel perspective to educational technology literature and encourages future cross-cultural, longitudinal studies that examine AI's cognitive impact while safeguarding critical thinking development in diverse academic contexts.","author":[{"dropping-particle":"","family":"Ninghardjanti","given":"Patni","non-dropping-particle":"","parse-names":false,"suffix":""},{"dropping-particle":"","family":"Umam","given":"Muhammad Choerul","non-dropping-particle":"","parse-names":false,"suffix":""},{"dropping-particle":"","family":"Subarno","given":"Anton","non-dropping-particle":"","parse-names":false,"suffix":""},{"dropping-particle":"","family":"Winarno","given":"Winarno","non-dropping-particle":"","parse-names":false,"suffix":""},{"dropping-particle":"","family":"Langgi","given":"Novedi Risanti","non-dropping-particle":"","parse-names":false,"suffix":""},{"dropping-particle":"","family":"Widodo","given":"Jumiyanto","non-dropping-particle":"","parse-names":false,"suffix":""}],"container-title":"Frontiers in Education","id":"ITEM-1","issue":"November","issued":{"date-parts":[["2025"]]},"page":"1-23","title":"Evaluating the impact of AI on the critical thinking skills among the higher education students by combining the TAM model and critical thinking theory","type":"article-journal","volume":"10"},"uris":["http://www.mendeley.com/documents/?uuid=e390fd4b-ca35-4f41-b4ad-a49857a5eff1"]}],"mendeley":{"formattedCitation":"(Ninghardjanti &lt;i&gt;et al.&lt;/i&gt;, 2025)","plainTextFormattedCitation":"(Ninghardjanti et al., 2025)","previouslyFormattedCitation":"(Ninghardjanti &lt;i&gt;et al.&lt;/i&gt;, 2025)"},"properties":{"noteIndex":0},"schema":"https://github.com/citation-style-language/schema/raw/master/csl-citation.json"}</w:delInstrText>
        </w:r>
        <w:r w:rsidR="004E6BD5" w:rsidRPr="00E347C0" w:rsidDel="008C6823">
          <w:rPr>
            <w:szCs w:val="24"/>
            <w:highlight w:val="darkGray"/>
            <w:lang w:val="en-GB"/>
            <w:rPrChange w:id="375" w:author="Meliana Christianti J." w:date="2026-03-30T11:33:00Z" w16du:dateUtc="2026-03-30T04:33:00Z">
              <w:rPr>
                <w:szCs w:val="24"/>
                <w:lang w:val="en-GB"/>
              </w:rPr>
            </w:rPrChange>
          </w:rPr>
          <w:fldChar w:fldCharType="separate"/>
        </w:r>
        <w:r w:rsidR="004E6BD5" w:rsidRPr="00E347C0" w:rsidDel="008C6823">
          <w:rPr>
            <w:noProof/>
            <w:szCs w:val="24"/>
            <w:highlight w:val="darkGray"/>
            <w:lang w:val="en-GB"/>
            <w:rPrChange w:id="376" w:author="Meliana Christianti J." w:date="2026-03-30T11:33:00Z" w16du:dateUtc="2026-03-30T04:33:00Z">
              <w:rPr>
                <w:noProof/>
                <w:szCs w:val="24"/>
                <w:lang w:val="en-GB"/>
              </w:rPr>
            </w:rPrChange>
          </w:rPr>
          <w:delText xml:space="preserve">(Ninghardjanti </w:delText>
        </w:r>
        <w:r w:rsidR="004E6BD5" w:rsidRPr="00E347C0" w:rsidDel="008C6823">
          <w:rPr>
            <w:i/>
            <w:noProof/>
            <w:szCs w:val="24"/>
            <w:highlight w:val="darkGray"/>
            <w:lang w:val="en-GB"/>
            <w:rPrChange w:id="377" w:author="Meliana Christianti J." w:date="2026-03-30T11:33:00Z" w16du:dateUtc="2026-03-30T04:33:00Z">
              <w:rPr>
                <w:i/>
                <w:noProof/>
                <w:szCs w:val="24"/>
                <w:lang w:val="en-GB"/>
              </w:rPr>
            </w:rPrChange>
          </w:rPr>
          <w:delText>et al.</w:delText>
        </w:r>
        <w:r w:rsidR="004E6BD5" w:rsidRPr="00E347C0" w:rsidDel="008C6823">
          <w:rPr>
            <w:noProof/>
            <w:szCs w:val="24"/>
            <w:highlight w:val="darkGray"/>
            <w:lang w:val="en-GB"/>
            <w:rPrChange w:id="378" w:author="Meliana Christianti J." w:date="2026-03-30T11:33:00Z" w16du:dateUtc="2026-03-30T04:33:00Z">
              <w:rPr>
                <w:noProof/>
                <w:szCs w:val="24"/>
                <w:lang w:val="en-GB"/>
              </w:rPr>
            </w:rPrChange>
          </w:rPr>
          <w:delText>, 2025)</w:delText>
        </w:r>
        <w:r w:rsidR="004E6BD5" w:rsidRPr="00E347C0" w:rsidDel="008C6823">
          <w:rPr>
            <w:szCs w:val="24"/>
            <w:highlight w:val="darkGray"/>
            <w:lang w:val="en-GB"/>
            <w:rPrChange w:id="379" w:author="Meliana Christianti J." w:date="2026-03-30T11:33:00Z" w16du:dateUtc="2026-03-30T04:33:00Z">
              <w:rPr>
                <w:szCs w:val="24"/>
                <w:lang w:val="en-GB"/>
              </w:rPr>
            </w:rPrChange>
          </w:rPr>
          <w:fldChar w:fldCharType="end"/>
        </w:r>
      </w:del>
      <w:r w:rsidR="004E6BD5" w:rsidRPr="00E347C0">
        <w:rPr>
          <w:szCs w:val="24"/>
          <w:highlight w:val="darkGray"/>
          <w:lang w:val="en-GB"/>
          <w:rPrChange w:id="380" w:author="Meliana Christianti J." w:date="2026-03-30T11:33:00Z" w16du:dateUtc="2026-03-30T04:33:00Z">
            <w:rPr>
              <w:szCs w:val="24"/>
              <w:lang w:val="en-GB"/>
            </w:rPr>
          </w:rPrChange>
        </w:rPr>
        <w:t>.</w:t>
      </w:r>
    </w:p>
    <w:p w14:paraId="3CEF06C2" w14:textId="0658C208" w:rsidR="007B5E7F" w:rsidRDefault="00E305CF" w:rsidP="00E347C0">
      <w:pPr>
        <w:pStyle w:val="Heading2"/>
        <w:rPr>
          <w:ins w:id="381" w:author="Meliana Christianti J." w:date="2026-03-30T11:32:00Z" w16du:dateUtc="2026-03-30T04:32:00Z"/>
        </w:rPr>
      </w:pPr>
      <w:del w:id="382" w:author="Meliana Christianti J." w:date="2026-03-30T11:31:00Z" w16du:dateUtc="2026-03-30T04:31:00Z">
        <w:r w:rsidRPr="00C40EE5" w:rsidDel="008C6823">
          <w:delText xml:space="preserve">Some people may think that such a broad framework is too hard to use on a large scale, yet technology, particularly AI, is made to function on a large scale. In big classrooms, teachers frequently must choose between offering less feedback to keep their workload manageable, which may hamper learning, or giving everyone thorough comments, which can lead to fatigue. With AI in VALORIZE, there is a third option: AI can provide students with feedback on a regular basis, on time, and in a way that is easy for them to understand. This lets teachers concentrate on mentoring and grading activities that need a human touch. The framework also encourages students to assist each other and work together to learn, which helps distribute the task of gaining knowledge throughout the group. There are equity issues since this system needs students to have access to the internet and digital gadgets. A lot of the technologies used, such Miro, Google Workspace, and GitHub, are still free or cheap. If a </w:delText>
        </w:r>
        <w:r w:rsidR="00165D58" w:rsidRPr="00C40EE5" w:rsidDel="008C6823">
          <w:delText>higher education institution</w:delText>
        </w:r>
        <w:r w:rsidRPr="00C40EE5" w:rsidDel="008C6823">
          <w:delText xml:space="preserve"> use VALORIZE, it should make sure that </w:delText>
        </w:r>
        <w:r w:rsidR="00165D58" w:rsidRPr="00C40EE5" w:rsidDel="008C6823">
          <w:delText>all</w:delText>
        </w:r>
        <w:r w:rsidRPr="00C40EE5" w:rsidDel="008C6823">
          <w:delText xml:space="preserve"> its </w:delText>
        </w:r>
        <w:r w:rsidR="00165D58" w:rsidRPr="00C40EE5" w:rsidDel="008C6823">
          <w:delText>students</w:delText>
        </w:r>
        <w:r w:rsidRPr="00C40EE5" w:rsidDel="008C6823">
          <w:delText xml:space="preserve"> can utilize gadgets, the internet, and get help with technology. This is the institution's fault, not a deficiency in the system</w:delText>
        </w:r>
      </w:del>
      <w:ins w:id="383" w:author="Meliana Christianti J." w:date="2026-03-30T11:32:00Z" w16du:dateUtc="2026-03-30T04:32:00Z">
        <w:r w:rsidR="00E347C0">
          <w:t>Limitations</w:t>
        </w:r>
      </w:ins>
      <w:del w:id="384" w:author="Meliana Christianti J." w:date="2026-03-30T11:31:00Z" w16du:dateUtc="2026-03-30T04:31:00Z">
        <w:r w:rsidR="007B5E7F" w:rsidRPr="00C40EE5" w:rsidDel="00E347C0">
          <w:rPr>
            <w:lang w:val="en-GB"/>
          </w:rPr>
          <w:delText>.</w:delText>
        </w:r>
      </w:del>
    </w:p>
    <w:p w14:paraId="47AC2091" w14:textId="4C9FE220" w:rsidR="00E347C0" w:rsidRDefault="00E347C0" w:rsidP="00E347C0">
      <w:pPr>
        <w:jc w:val="both"/>
        <w:rPr>
          <w:ins w:id="385" w:author="Meliana Christianti J." w:date="2026-03-30T11:32:00Z" w16du:dateUtc="2026-03-30T04:32:00Z"/>
        </w:rPr>
      </w:pPr>
      <w:ins w:id="386" w:author="Meliana Christianti J." w:date="2026-03-30T11:32:00Z">
        <w:r w:rsidRPr="00E347C0">
          <w:rPr>
            <w:highlight w:val="darkGray"/>
            <w:rPrChange w:id="387" w:author="Meliana Christianti J." w:date="2026-03-30T11:33:00Z" w16du:dateUtc="2026-03-30T04:33:00Z">
              <w:rPr/>
            </w:rPrChange>
          </w:rPr>
          <w:t xml:space="preserve">This study has several important limitations. First, the design was a posttest-only quasi-experimental comparison with non-equivalent cross-cohort groups rather than a randomized controlled evaluation. As a result, cohort effects and semester-level confounding cannot be ruled out. Second, no pretest or baseline covariates were available, which limits causal interpretation and prevented the use of ANCOVA. Third, the empirical analysis relied on performance outcomes from Structured Academic Activities and did not directly measure cognitive load, intrinsic motivation, professional identity, or transfer. Fourth, demographic variables suitable for controlled comparison were not systematically available. Fifth, formal inter-rater reliability and psychometric validation evidence for the rubric were not calculated retrospectively. These limitations mean that the findings should be interpreted as preliminary and </w:t>
        </w:r>
      </w:ins>
      <w:ins w:id="388" w:author="Meliana Christianti J." w:date="2026-03-30T11:32:00Z" w16du:dateUtc="2026-03-30T04:32:00Z">
        <w:r w:rsidRPr="00E347C0">
          <w:rPr>
            <w:highlight w:val="darkGray"/>
            <w:rPrChange w:id="389" w:author="Meliana Christianti J." w:date="2026-03-30T11:33:00Z" w16du:dateUtc="2026-03-30T04:33:00Z">
              <w:rPr/>
            </w:rPrChange>
          </w:rPr>
          <w:t>performance focused</w:t>
        </w:r>
      </w:ins>
      <w:ins w:id="390" w:author="Meliana Christianti J." w:date="2026-03-30T11:32:00Z">
        <w:r w:rsidRPr="00E347C0">
          <w:rPr>
            <w:highlight w:val="darkGray"/>
            <w:rPrChange w:id="391" w:author="Meliana Christianti J." w:date="2026-03-30T11:33:00Z" w16du:dateUtc="2026-03-30T04:33:00Z">
              <w:rPr/>
            </w:rPrChange>
          </w:rPr>
          <w:t>.</w:t>
        </w:r>
      </w:ins>
    </w:p>
    <w:p w14:paraId="0484A4D2" w14:textId="1E737E02" w:rsidR="00E347C0" w:rsidRDefault="00E347C0" w:rsidP="00E347C0">
      <w:pPr>
        <w:pStyle w:val="Heading2"/>
        <w:rPr>
          <w:ins w:id="392" w:author="Meliana Christianti J." w:date="2026-03-30T11:32:00Z" w16du:dateUtc="2026-03-30T04:32:00Z"/>
        </w:rPr>
      </w:pPr>
      <w:ins w:id="393" w:author="Meliana Christianti J." w:date="2026-03-30T11:32:00Z" w16du:dateUtc="2026-03-30T04:32:00Z">
        <w:r>
          <w:t>Future Directions</w:t>
        </w:r>
      </w:ins>
    </w:p>
    <w:p w14:paraId="02D62ADD" w14:textId="12EFB702" w:rsidR="00E347C0" w:rsidRPr="00E347C0" w:rsidRDefault="00E347C0" w:rsidP="00E347C0">
      <w:pPr>
        <w:jc w:val="both"/>
      </w:pPr>
      <w:ins w:id="394" w:author="Meliana Christianti J." w:date="2026-03-30T11:32:00Z">
        <w:r w:rsidRPr="00E347C0">
          <w:rPr>
            <w:highlight w:val="darkGray"/>
            <w:rPrChange w:id="395" w:author="Meliana Christianti J." w:date="2026-03-30T11:33:00Z" w16du:dateUtc="2026-03-30T04:33:00Z">
              <w:rPr/>
            </w:rPrChange>
          </w:rPr>
          <w:t>Future studies should test the framework using stronger designs, including matched or randomized groups, pretest-</w:t>
        </w:r>
      </w:ins>
      <w:proofErr w:type="gramStart"/>
      <w:ins w:id="396" w:author="Meliana Christianti J." w:date="2026-03-30T11:33:00Z" w16du:dateUtc="2026-03-30T04:33:00Z">
        <w:r w:rsidRPr="00E347C0">
          <w:rPr>
            <w:highlight w:val="darkGray"/>
            <w:rPrChange w:id="397" w:author="Meliana Christianti J." w:date="2026-03-30T11:33:00Z" w16du:dateUtc="2026-03-30T04:33:00Z">
              <w:rPr/>
            </w:rPrChange>
          </w:rPr>
          <w:t>posttest</w:t>
        </w:r>
      </w:ins>
      <w:proofErr w:type="gramEnd"/>
      <w:ins w:id="398" w:author="Meliana Christianti J." w:date="2026-03-30T11:32:00Z">
        <w:r w:rsidRPr="00E347C0">
          <w:rPr>
            <w:highlight w:val="darkGray"/>
            <w:rPrChange w:id="399" w:author="Meliana Christianti J." w:date="2026-03-30T11:33:00Z" w16du:dateUtc="2026-03-30T04:33:00Z">
              <w:rPr/>
            </w:rPrChange>
          </w:rPr>
          <w:t xml:space="preserve"> comparisons, and larger multi-institutional samples. In addition, future work should include validated instruments for cognitive load, intrinsic motivation, professional identity, and transfer, so that the proposed mechanisms of the framework can be examined directly. Secondary indicators such as artefact quality, marketplace participation, and reuse value may also provide a richer picture of how value-oriented learning operates in practice.</w:t>
        </w:r>
      </w:ins>
    </w:p>
    <w:p w14:paraId="7AC32F1D" w14:textId="7EA4323D" w:rsidR="007B5E7F" w:rsidRPr="00C40EE5" w:rsidRDefault="006B1F32" w:rsidP="006B1F32">
      <w:pPr>
        <w:pStyle w:val="Heading1"/>
        <w:rPr>
          <w:lang w:val="en-GB"/>
        </w:rPr>
      </w:pPr>
      <w:r w:rsidRPr="00C40EE5">
        <w:rPr>
          <w:lang w:val="en-GB"/>
        </w:rPr>
        <w:t>Conclusion</w:t>
      </w:r>
    </w:p>
    <w:p w14:paraId="5982BE29" w14:textId="351F3D59" w:rsidR="006B1F32" w:rsidRPr="00C40EE5" w:rsidDel="00E347C0" w:rsidRDefault="00E347C0" w:rsidP="00165D58">
      <w:pPr>
        <w:spacing w:before="0" w:after="0"/>
        <w:jc w:val="both"/>
        <w:rPr>
          <w:del w:id="400" w:author="Meliana Christianti J." w:date="2026-03-30T11:35:00Z" w16du:dateUtc="2026-03-30T04:35:00Z"/>
          <w:rFonts w:eastAsia="Times New Roman" w:cs="Times New Roman"/>
          <w:szCs w:val="24"/>
        </w:rPr>
      </w:pPr>
      <w:ins w:id="401" w:author="Meliana Christianti J." w:date="2026-03-30T11:35:00Z">
        <w:r w:rsidRPr="00E347C0">
          <w:rPr>
            <w:rFonts w:eastAsia="Times New Roman" w:cs="Times New Roman"/>
            <w:szCs w:val="24"/>
            <w:highlight w:val="darkGray"/>
            <w:rPrChange w:id="402" w:author="Meliana Christianti J." w:date="2026-03-30T11:35:00Z" w16du:dateUtc="2026-03-30T04:35:00Z">
              <w:rPr>
                <w:rFonts w:eastAsia="Times New Roman" w:cs="Times New Roman"/>
                <w:szCs w:val="24"/>
              </w:rPr>
            </w:rPrChange>
          </w:rPr>
          <w:t>This study proposes the TISE-VALORIZE framework as a value-oriented approach to digital engineering education that integrates structured knowledge mapping, professional simulation, and contribution-based learning. In this preliminary posttest-only quasi-experimental comparison, the intervention group showed higher mean performance and lower score dispersion than two conventional instruction groups, although the observed effect size was modest. Practically, the framework suggests a possible direction for redesigning engineering courses around structured representation, authentic participation, and AI-supported feedback. Future research should test the framework with stronger designs and direct measures of cognitive load, motivation, professional identity, and transfer.</w:t>
        </w:r>
      </w:ins>
      <w:del w:id="403" w:author="Meliana Christianti J." w:date="2026-03-30T11:35:00Z" w16du:dateUtc="2026-03-30T04:35:00Z">
        <w:r w:rsidR="00165D58" w:rsidRPr="00C40EE5" w:rsidDel="00E347C0">
          <w:rPr>
            <w:rFonts w:eastAsia="Times New Roman" w:cs="Times New Roman"/>
            <w:szCs w:val="24"/>
          </w:rPr>
          <w:delText>Knowledge mapping, gamification, and AI-based learning are all well-known ideas, but TISE</w:delText>
        </w:r>
        <w:r w:rsidR="00165D58" w:rsidRPr="00C40EE5" w:rsidDel="00E347C0">
          <w:rPr>
            <w:rFonts w:eastAsia="Times New Roman" w:cs="Times New Roman"/>
            <w:szCs w:val="24"/>
          </w:rPr>
          <w:noBreakHyphen/>
          <w:delText xml:space="preserve">VALORIZE is distinct in three fundamental respects. First, it employs an integrated approach that connects cognitive science (CLT), motivation theory (SDT), and research on professional growth. Most frameworks only look at one or two of these areas. Second, TISE-VALORIZE puts professional identity at the top of its list of goals. This method is different from many AI education frameworks that concentrate on customization or content distribution. </w:delText>
        </w:r>
      </w:del>
      <w:del w:id="404" w:author="Meliana Christianti J." w:date="2026-03-30T02:03:00Z" w16du:dateUtc="2026-03-29T19:03:00Z">
        <w:r w:rsidR="00165D58" w:rsidRPr="003C41E9" w:rsidDel="00CA61A6">
          <w:rPr>
            <w:rFonts w:eastAsia="Times New Roman" w:cs="Times New Roman"/>
            <w:szCs w:val="24"/>
            <w:highlight w:val="lightGray"/>
            <w:rPrChange w:id="405" w:author="Meliana Christianti J." w:date="2026-03-30T03:34:00Z" w16du:dateUtc="2026-03-29T20:34:00Z">
              <w:rPr>
                <w:rFonts w:eastAsia="Times New Roman" w:cs="Times New Roman"/>
                <w:szCs w:val="24"/>
              </w:rPr>
            </w:rPrChange>
          </w:rPr>
          <w:delText>It helps learners become professionals who build their identity, values, and ethical reasoning along with their technical abilities</w:delText>
        </w:r>
      </w:del>
      <w:del w:id="406" w:author="Meliana Christianti J." w:date="2026-03-30T11:35:00Z" w16du:dateUtc="2026-03-30T04:35:00Z">
        <w:r w:rsidR="00165D58" w:rsidRPr="003C41E9" w:rsidDel="00E347C0">
          <w:rPr>
            <w:rFonts w:eastAsia="Times New Roman" w:cs="Times New Roman"/>
            <w:szCs w:val="24"/>
            <w:highlight w:val="lightGray"/>
            <w:rPrChange w:id="407" w:author="Meliana Christianti J." w:date="2026-03-30T03:34:00Z" w16du:dateUtc="2026-03-29T20:34:00Z">
              <w:rPr>
                <w:rFonts w:eastAsia="Times New Roman" w:cs="Times New Roman"/>
                <w:szCs w:val="24"/>
              </w:rPr>
            </w:rPrChange>
          </w:rPr>
          <w:delText>.</w:delText>
        </w:r>
        <w:r w:rsidR="00165D58" w:rsidRPr="00C40EE5" w:rsidDel="00E347C0">
          <w:rPr>
            <w:rFonts w:eastAsia="Times New Roman" w:cs="Times New Roman"/>
            <w:szCs w:val="24"/>
          </w:rPr>
          <w:delText xml:space="preserve"> Third, TISE-VALORIZE's style of grading is different from giving each student a grade. Instead, it emphasizes community contributions via a knowledge marketplace. Here, the work that students do not only demonstrates what they know, but it also helps their peers and future students</w:delText>
        </w:r>
        <w:r w:rsidR="00545211" w:rsidRPr="00C40EE5" w:rsidDel="00E347C0">
          <w:rPr>
            <w:rFonts w:eastAsia="Times New Roman" w:cs="Times New Roman"/>
            <w:szCs w:val="24"/>
          </w:rPr>
          <w:delText>.</w:delText>
        </w:r>
      </w:del>
    </w:p>
    <w:p w14:paraId="057883EE" w14:textId="1A9588E9" w:rsidR="00165D58" w:rsidRPr="00C40EE5" w:rsidDel="00E347C0" w:rsidRDefault="00165D58" w:rsidP="00165D58">
      <w:pPr>
        <w:spacing w:before="0" w:after="0"/>
        <w:jc w:val="both"/>
        <w:rPr>
          <w:del w:id="408" w:author="Meliana Christianti J." w:date="2026-03-30T11:35:00Z" w16du:dateUtc="2026-03-30T04:35:00Z"/>
          <w:rFonts w:eastAsia="Times New Roman" w:cs="Times New Roman"/>
          <w:szCs w:val="24"/>
        </w:rPr>
      </w:pPr>
    </w:p>
    <w:p w14:paraId="1C9E401F" w14:textId="665A669B" w:rsidR="00165D58" w:rsidRPr="00C40EE5" w:rsidRDefault="00165D58" w:rsidP="00165D58">
      <w:pPr>
        <w:spacing w:before="0" w:after="0"/>
        <w:jc w:val="both"/>
        <w:rPr>
          <w:rFonts w:eastAsia="Times New Roman" w:cs="Times New Roman"/>
          <w:szCs w:val="24"/>
        </w:rPr>
      </w:pPr>
      <w:del w:id="409" w:author="Meliana Christianti J." w:date="2026-03-30T11:35:00Z" w16du:dateUtc="2026-03-30T04:35:00Z">
        <w:r w:rsidRPr="00C40EE5" w:rsidDel="00E347C0">
          <w:rPr>
            <w:rFonts w:eastAsia="Times New Roman" w:cs="Times New Roman"/>
            <w:szCs w:val="24"/>
          </w:rPr>
          <w:delText>AI can figure out common engineering issues quicker and more correctly than most students. Because of this, regular tests that check problem-solving abilities are no longer a good approach to judge someone's professional talents. TISE VALORIZE is a framework that was designed to help people get the most out of these improvements. It is based on well-known learning theories including Cognitive Load Theory, Self-Determination Theory, and studies on expertise. The framework also looks at what AI and digital technologies can and cannot achieve, and it focuses on helping students construct a strong professional identity and make genuine contributions</w:delText>
        </w:r>
        <w:r w:rsidRPr="003C41E9" w:rsidDel="00E347C0">
          <w:rPr>
            <w:rFonts w:eastAsia="Times New Roman" w:cs="Times New Roman"/>
            <w:szCs w:val="24"/>
            <w:highlight w:val="lightGray"/>
            <w:rPrChange w:id="410" w:author="Meliana Christianti J." w:date="2026-03-30T03:35:00Z" w16du:dateUtc="2026-03-29T20:35:00Z">
              <w:rPr>
                <w:rFonts w:eastAsia="Times New Roman" w:cs="Times New Roman"/>
                <w:szCs w:val="24"/>
              </w:rPr>
            </w:rPrChange>
          </w:rPr>
          <w:delText xml:space="preserve">. </w:delText>
        </w:r>
      </w:del>
      <w:del w:id="411" w:author="Meliana Christianti J." w:date="2026-03-30T02:06:00Z" w16du:dateUtc="2026-03-29T19:06:00Z">
        <w:r w:rsidR="00A21EE2" w:rsidRPr="003C41E9" w:rsidDel="005621C7">
          <w:rPr>
            <w:rFonts w:eastAsia="Times New Roman" w:cs="Times New Roman"/>
            <w:szCs w:val="24"/>
            <w:highlight w:val="lightGray"/>
            <w:rPrChange w:id="412" w:author="Meliana Christianti J." w:date="2026-03-30T03:35:00Z" w16du:dateUtc="2026-03-29T20:35:00Z">
              <w:rPr>
                <w:rFonts w:eastAsia="Times New Roman" w:cs="Times New Roman"/>
                <w:szCs w:val="24"/>
              </w:rPr>
            </w:rPrChange>
          </w:rPr>
          <w:delText>The main idea is simple: students will be more motivated, have a stronger professional identity, be better at sharing knowledge, and work together in a real sense if they study using TISE VALORIZE principles instead of traditional methods</w:delText>
        </w:r>
      </w:del>
      <w:del w:id="413" w:author="Meliana Christianti J." w:date="2026-03-30T11:35:00Z" w16du:dateUtc="2026-03-30T04:35:00Z">
        <w:r w:rsidR="00A21EE2" w:rsidRPr="003C41E9" w:rsidDel="00E347C0">
          <w:rPr>
            <w:rFonts w:eastAsia="Times New Roman" w:cs="Times New Roman"/>
            <w:szCs w:val="24"/>
            <w:highlight w:val="lightGray"/>
            <w:rPrChange w:id="414" w:author="Meliana Christianti J." w:date="2026-03-30T03:35:00Z" w16du:dateUtc="2026-03-29T20:35:00Z">
              <w:rPr>
                <w:rFonts w:eastAsia="Times New Roman" w:cs="Times New Roman"/>
                <w:szCs w:val="24"/>
              </w:rPr>
            </w:rPrChange>
          </w:rPr>
          <w:delText xml:space="preserve">. </w:delText>
        </w:r>
      </w:del>
      <w:del w:id="415" w:author="Meliana Christianti J." w:date="2026-03-30T02:08:00Z" w16du:dateUtc="2026-03-29T19:08:00Z">
        <w:r w:rsidR="00A21EE2" w:rsidRPr="003C41E9" w:rsidDel="00742C26">
          <w:rPr>
            <w:rFonts w:eastAsia="Times New Roman" w:cs="Times New Roman"/>
            <w:szCs w:val="24"/>
            <w:highlight w:val="lightGray"/>
            <w:rPrChange w:id="416" w:author="Meliana Christianti J." w:date="2026-03-30T03:35:00Z" w16du:dateUtc="2026-03-29T20:35:00Z">
              <w:rPr>
                <w:rFonts w:eastAsia="Times New Roman" w:cs="Times New Roman"/>
                <w:szCs w:val="24"/>
              </w:rPr>
            </w:rPrChange>
          </w:rPr>
          <w:delText>You may judge this by looking at how effectively groups understand and use information, how confident and focused they feel, how they see themselves as professionals, and how excellent and useful the things they produce together are</w:delText>
        </w:r>
      </w:del>
      <w:del w:id="417" w:author="Meliana Christianti J." w:date="2026-03-30T11:35:00Z" w16du:dateUtc="2026-03-30T04:35:00Z">
        <w:r w:rsidR="00A21EE2" w:rsidRPr="00C40EE5" w:rsidDel="00E347C0">
          <w:rPr>
            <w:rFonts w:eastAsia="Times New Roman" w:cs="Times New Roman"/>
            <w:szCs w:val="24"/>
          </w:rPr>
          <w:delText>. In the age of AI, this method gives engineering teachers a way to go forward</w:delText>
        </w:r>
        <w:r w:rsidRPr="00C40EE5" w:rsidDel="00E347C0">
          <w:rPr>
            <w:rFonts w:eastAsia="Times New Roman" w:cs="Times New Roman"/>
            <w:szCs w:val="24"/>
          </w:rPr>
          <w:delText xml:space="preserve">. Instead, </w:delText>
        </w:r>
        <w:r w:rsidR="00E179C8" w:rsidRPr="00C40EE5" w:rsidDel="00E347C0">
          <w:rPr>
            <w:rFonts w:eastAsia="Times New Roman" w:cs="Times New Roman"/>
            <w:szCs w:val="24"/>
          </w:rPr>
          <w:delText>then</w:delText>
        </w:r>
        <w:r w:rsidRPr="00C40EE5" w:rsidDel="00E347C0">
          <w:rPr>
            <w:rFonts w:eastAsia="Times New Roman" w:cs="Times New Roman"/>
            <w:szCs w:val="24"/>
          </w:rPr>
          <w:delText xml:space="preserve"> striving to beat AI at things it does well, education may concentrate on talents that only humans have, such professional judgment, ethical reasoning, creative problem-solving, and working with AI while keeping human values in mind. Institutions that decide to make this adjustment may gain a lot. </w:delText>
        </w:r>
      </w:del>
      <w:del w:id="418" w:author="Meliana Christianti J." w:date="2026-03-30T02:09:00Z" w16du:dateUtc="2026-03-29T19:09:00Z">
        <w:r w:rsidRPr="003C41E9" w:rsidDel="00742C26">
          <w:rPr>
            <w:rFonts w:eastAsia="Times New Roman" w:cs="Times New Roman"/>
            <w:szCs w:val="24"/>
            <w:highlight w:val="lightGray"/>
            <w:rPrChange w:id="419" w:author="Meliana Christianti J." w:date="2026-03-30T03:35:00Z" w16du:dateUtc="2026-03-29T20:35:00Z">
              <w:rPr>
                <w:rFonts w:eastAsia="Times New Roman" w:cs="Times New Roman"/>
                <w:szCs w:val="24"/>
              </w:rPr>
            </w:rPrChange>
          </w:rPr>
          <w:delText>Their graduates will not only be ready for their first employment, but they will also be ready to learn new things, adapt, and make a genuine impact in a world that is being changed by AI</w:delText>
        </w:r>
      </w:del>
      <w:del w:id="420" w:author="Meliana Christianti J." w:date="2026-03-30T11:35:00Z" w16du:dateUtc="2026-03-30T04:35:00Z">
        <w:r w:rsidRPr="003C41E9" w:rsidDel="00E347C0">
          <w:rPr>
            <w:rFonts w:eastAsia="Times New Roman" w:cs="Times New Roman"/>
            <w:szCs w:val="24"/>
            <w:highlight w:val="lightGray"/>
            <w:rPrChange w:id="421" w:author="Meliana Christianti J." w:date="2026-03-30T03:35:00Z" w16du:dateUtc="2026-03-29T20:35:00Z">
              <w:rPr>
                <w:rFonts w:eastAsia="Times New Roman" w:cs="Times New Roman"/>
                <w:szCs w:val="24"/>
              </w:rPr>
            </w:rPrChange>
          </w:rPr>
          <w:delText>.</w:delText>
        </w:r>
      </w:del>
    </w:p>
    <w:p w14:paraId="024C4A8B" w14:textId="77777777" w:rsidR="00117666" w:rsidRPr="00C40EE5" w:rsidRDefault="000C7E2A" w:rsidP="00AC0270">
      <w:pPr>
        <w:pStyle w:val="Heading1"/>
      </w:pPr>
      <w:r w:rsidRPr="00C40EE5">
        <w:t>Additional Requirements</w:t>
      </w:r>
    </w:p>
    <w:p w14:paraId="43D46E05" w14:textId="08BBC793" w:rsidR="000C7E2A" w:rsidRPr="00C40EE5" w:rsidRDefault="00312021" w:rsidP="00B81CD9">
      <w:pPr>
        <w:jc w:val="both"/>
        <w:rPr>
          <w:szCs w:val="24"/>
        </w:rPr>
      </w:pPr>
      <w:r w:rsidRPr="00C40EE5">
        <w:rPr>
          <w:szCs w:val="24"/>
        </w:rPr>
        <w:t>The datasets generated for this study are available on request to the corresponding author.</w:t>
      </w:r>
    </w:p>
    <w:p w14:paraId="478D8026" w14:textId="77777777" w:rsidR="00CB43D5" w:rsidRPr="00C40EE5" w:rsidRDefault="00CB43D5" w:rsidP="00CB43D5">
      <w:pPr>
        <w:pStyle w:val="Heading1"/>
      </w:pPr>
      <w:r w:rsidRPr="00C40EE5">
        <w:t>Conflict of Interest</w:t>
      </w:r>
    </w:p>
    <w:p w14:paraId="55E438B5" w14:textId="77777777" w:rsidR="00CB43D5" w:rsidRPr="00C40EE5" w:rsidRDefault="00CB43D5" w:rsidP="00B81CD9">
      <w:pPr>
        <w:jc w:val="both"/>
        <w:rPr>
          <w:iCs/>
        </w:rPr>
      </w:pPr>
      <w:r w:rsidRPr="00C40EE5">
        <w:rPr>
          <w:rFonts w:eastAsia="Times New Roman" w:cs="Times New Roman"/>
          <w:iCs/>
          <w:szCs w:val="24"/>
          <w:lang w:val="en-GB" w:eastAsia="en-GB"/>
        </w:rPr>
        <w:t>The authors declare that the research was conducted in the absence of any commercial or financial relationships that could be construed as a potential conflict of interest.</w:t>
      </w:r>
    </w:p>
    <w:p w14:paraId="2F606C58" w14:textId="77777777" w:rsidR="00045678" w:rsidRPr="00C40EE5" w:rsidRDefault="00045678" w:rsidP="00045678">
      <w:pPr>
        <w:pStyle w:val="Heading1"/>
      </w:pPr>
      <w:r w:rsidRPr="00C40EE5">
        <w:t>Author Contributions</w:t>
      </w:r>
    </w:p>
    <w:p w14:paraId="4BDB7568" w14:textId="6707DE84" w:rsidR="001549B0" w:rsidRPr="00C40EE5" w:rsidRDefault="001549B0" w:rsidP="00B81CD9">
      <w:pPr>
        <w:pStyle w:val="NormalWeb"/>
      </w:pPr>
      <w:r w:rsidRPr="00C40EE5">
        <w:lastRenderedPageBreak/>
        <w:t>All authors approved the final manuscript and agreed to be accountable for all aspects of the work.</w:t>
      </w:r>
    </w:p>
    <w:p w14:paraId="454B802F" w14:textId="77777777" w:rsidR="00AC3EA3" w:rsidRPr="00C40EE5" w:rsidRDefault="00AC3EA3" w:rsidP="00A53000">
      <w:pPr>
        <w:pStyle w:val="Heading1"/>
      </w:pPr>
      <w:r w:rsidRPr="00C40EE5">
        <w:t>Funding</w:t>
      </w:r>
    </w:p>
    <w:p w14:paraId="7C816BF4" w14:textId="697A484C" w:rsidR="00AC3EA3" w:rsidRPr="00C40EE5" w:rsidRDefault="001549B0" w:rsidP="00B81CD9">
      <w:pPr>
        <w:jc w:val="both"/>
        <w:rPr>
          <w:szCs w:val="24"/>
        </w:rPr>
      </w:pPr>
      <w:r w:rsidRPr="00C40EE5">
        <w:rPr>
          <w:szCs w:val="24"/>
        </w:rPr>
        <w:t>This research is funded by the Indonesian Endowment Fund for Education (LPDP) on behalf of the Indonesian Ministry of Higher Education, Science and Technology</w:t>
      </w:r>
      <w:r w:rsidR="00D52761" w:rsidRPr="00C40EE5">
        <w:rPr>
          <w:szCs w:val="24"/>
        </w:rPr>
        <w:t>,</w:t>
      </w:r>
      <w:r w:rsidRPr="00C40EE5">
        <w:rPr>
          <w:szCs w:val="24"/>
        </w:rPr>
        <w:t xml:space="preserve"> and managed under the EQUITY Program (Contract No. 4298/B3/DT.03.08/2025)</w:t>
      </w:r>
      <w:r w:rsidR="00AC3EA3" w:rsidRPr="00C40EE5">
        <w:rPr>
          <w:szCs w:val="24"/>
        </w:rPr>
        <w:t>.</w:t>
      </w:r>
    </w:p>
    <w:p w14:paraId="0C176A87" w14:textId="77777777" w:rsidR="006B2D5B" w:rsidRPr="00C40EE5" w:rsidRDefault="006B2D5B" w:rsidP="00A53000">
      <w:pPr>
        <w:pStyle w:val="Heading1"/>
      </w:pPr>
      <w:r w:rsidRPr="00C40EE5">
        <w:t>Acknowledgments</w:t>
      </w:r>
    </w:p>
    <w:p w14:paraId="795E6C52" w14:textId="4284D260" w:rsidR="008D2934" w:rsidRDefault="001549B0" w:rsidP="001549B0">
      <w:pPr>
        <w:jc w:val="both"/>
        <w:rPr>
          <w:szCs w:val="24"/>
          <w:shd w:val="clear" w:color="auto" w:fill="FFFFFF"/>
        </w:rPr>
      </w:pPr>
      <w:r w:rsidRPr="00C40EE5">
        <w:rPr>
          <w:szCs w:val="24"/>
          <w:shd w:val="clear" w:color="auto" w:fill="FFFFFF"/>
        </w:rPr>
        <w:t xml:space="preserve">The authors sincerely thank the School of Electrical Engineering and Informatics (STEI), </w:t>
      </w:r>
      <w:proofErr w:type="spellStart"/>
      <w:r w:rsidRPr="00C40EE5">
        <w:rPr>
          <w:szCs w:val="24"/>
          <w:shd w:val="clear" w:color="auto" w:fill="FFFFFF"/>
        </w:rPr>
        <w:t>Institut</w:t>
      </w:r>
      <w:proofErr w:type="spellEnd"/>
      <w:r w:rsidRPr="00C40EE5">
        <w:rPr>
          <w:szCs w:val="24"/>
          <w:shd w:val="clear" w:color="auto" w:fill="FFFFFF"/>
        </w:rPr>
        <w:t xml:space="preserve"> </w:t>
      </w:r>
      <w:proofErr w:type="spellStart"/>
      <w:r w:rsidRPr="00C40EE5">
        <w:rPr>
          <w:szCs w:val="24"/>
          <w:shd w:val="clear" w:color="auto" w:fill="FFFFFF"/>
        </w:rPr>
        <w:t>Teknologi</w:t>
      </w:r>
      <w:proofErr w:type="spellEnd"/>
      <w:r w:rsidRPr="00C40EE5">
        <w:rPr>
          <w:szCs w:val="24"/>
          <w:shd w:val="clear" w:color="auto" w:fill="FFFFFF"/>
        </w:rPr>
        <w:t xml:space="preserve"> Bandung, Universitas Pendidikan Indonesia, and Universitas Kristen Maranatha for their invaluable technical and academic support during this research</w:t>
      </w:r>
      <w:r w:rsidR="006B2D5B" w:rsidRPr="00C40EE5">
        <w:rPr>
          <w:szCs w:val="24"/>
          <w:shd w:val="clear" w:color="auto" w:fill="FFFFFF"/>
        </w:rPr>
        <w:t xml:space="preserve">. </w:t>
      </w:r>
    </w:p>
    <w:p w14:paraId="7C879133" w14:textId="77777777" w:rsidR="008D2934" w:rsidRDefault="008D2934">
      <w:pPr>
        <w:spacing w:before="0" w:after="200" w:line="276" w:lineRule="auto"/>
        <w:rPr>
          <w:szCs w:val="24"/>
          <w:shd w:val="clear" w:color="auto" w:fill="FFFFFF"/>
        </w:rPr>
      </w:pPr>
      <w:r>
        <w:rPr>
          <w:szCs w:val="24"/>
          <w:shd w:val="clear" w:color="auto" w:fill="FFFFFF"/>
        </w:rPr>
        <w:br w:type="page"/>
      </w:r>
    </w:p>
    <w:p w14:paraId="10B42227" w14:textId="42107898" w:rsidR="009F5D58" w:rsidRPr="00FE7B4B" w:rsidRDefault="00AC3EA3" w:rsidP="00FE7B4B">
      <w:pPr>
        <w:pStyle w:val="Heading1"/>
      </w:pPr>
      <w:r w:rsidRPr="00C40EE5">
        <w:lastRenderedPageBreak/>
        <w:t>Reference</w:t>
      </w:r>
      <w:r w:rsidR="001549B0" w:rsidRPr="00C40EE5">
        <w:t>s</w:t>
      </w:r>
      <w:r w:rsidR="00CF0EAD" w:rsidRPr="00C40EE5">
        <w:fldChar w:fldCharType="begin" w:fldLock="1"/>
      </w:r>
      <w:r w:rsidR="00CF0EAD" w:rsidRPr="00FE7B4B">
        <w:instrText xml:space="preserve">ADDIN Mendeley Bibliography CSL_BIBLIOGRAPHY </w:instrText>
      </w:r>
      <w:r w:rsidR="00CF0EAD" w:rsidRPr="00C40EE5">
        <w:fldChar w:fldCharType="separate"/>
      </w:r>
    </w:p>
    <w:p w14:paraId="698EFF58" w14:textId="377FCED5" w:rsidR="009F5D58" w:rsidRPr="009F5D58" w:rsidRDefault="009F5D58" w:rsidP="009F5D58">
      <w:pPr>
        <w:widowControl w:val="0"/>
        <w:autoSpaceDE w:val="0"/>
        <w:autoSpaceDN w:val="0"/>
        <w:adjustRightInd w:val="0"/>
        <w:rPr>
          <w:rFonts w:cs="Times New Roman"/>
          <w:noProof/>
        </w:rPr>
      </w:pPr>
      <w:r w:rsidRPr="009F5D58">
        <w:rPr>
          <w:rFonts w:cs="Times New Roman"/>
          <w:noProof/>
        </w:rPr>
        <w:t>Alsaffar, R.D., Alfayly, A. and Ali, N. (2022) ‘</w:t>
      </w:r>
      <w:ins w:id="422" w:author="Meliana Christianti J." w:date="2026-03-30T11:49:00Z" w16du:dateUtc="2026-03-30T04:49:00Z">
        <w:r w:rsidR="00C641D9">
          <w:rPr>
            <w:rFonts w:cs="Times New Roman"/>
            <w:noProof/>
          </w:rPr>
          <w:t>E</w:t>
        </w:r>
      </w:ins>
      <w:del w:id="423" w:author="Meliana Christianti J." w:date="2026-03-30T11:49:00Z" w16du:dateUtc="2026-03-30T04:49:00Z">
        <w:r w:rsidR="00C641D9" w:rsidRPr="009F5D58" w:rsidDel="00C641D9">
          <w:rPr>
            <w:rFonts w:cs="Times New Roman"/>
            <w:noProof/>
          </w:rPr>
          <w:delText>e</w:delText>
        </w:r>
      </w:del>
      <w:r w:rsidR="00C641D9" w:rsidRPr="009F5D58">
        <w:rPr>
          <w:rFonts w:cs="Times New Roman"/>
          <w:noProof/>
        </w:rPr>
        <w:t>xtended technology acceptance model for multimedia-based learning in higher education</w:t>
      </w:r>
      <w:r w:rsidRPr="009F5D58">
        <w:rPr>
          <w:rFonts w:cs="Times New Roman"/>
          <w:noProof/>
        </w:rPr>
        <w:t xml:space="preserve">’, </w:t>
      </w:r>
      <w:r w:rsidRPr="009F5D58">
        <w:rPr>
          <w:rFonts w:cs="Times New Roman"/>
          <w:i/>
          <w:iCs/>
          <w:noProof/>
        </w:rPr>
        <w:t>International Journal of Information and Education Technology</w:t>
      </w:r>
      <w:r w:rsidRPr="009F5D58">
        <w:rPr>
          <w:rFonts w:cs="Times New Roman"/>
          <w:noProof/>
        </w:rPr>
        <w:t>, 12(12),</w:t>
      </w:r>
      <w:r w:rsidR="00B51057">
        <w:rPr>
          <w:rFonts w:cs="Times New Roman"/>
          <w:noProof/>
        </w:rPr>
        <w:t xml:space="preserve"> </w:t>
      </w:r>
      <w:r w:rsidRPr="009F5D58">
        <w:rPr>
          <w:rFonts w:cs="Times New Roman"/>
          <w:noProof/>
        </w:rPr>
        <w:t xml:space="preserve">1300–1310. </w:t>
      </w:r>
      <w:r w:rsidR="00FE7B4B">
        <w:rPr>
          <w:rFonts w:cs="Times New Roman"/>
          <w:noProof/>
        </w:rPr>
        <w:t>doi</w:t>
      </w:r>
      <w:r w:rsidRPr="009F5D58">
        <w:rPr>
          <w:rFonts w:cs="Times New Roman"/>
          <w:noProof/>
        </w:rPr>
        <w:t>: https://doi.org/10.18178/ijiet.2022.12.12.1754.</w:t>
      </w:r>
    </w:p>
    <w:p w14:paraId="2DE6B042" w14:textId="037E318A" w:rsidR="009F5D58" w:rsidRPr="009F5D58" w:rsidRDefault="009F5D58" w:rsidP="009F5D58">
      <w:pPr>
        <w:widowControl w:val="0"/>
        <w:autoSpaceDE w:val="0"/>
        <w:autoSpaceDN w:val="0"/>
        <w:adjustRightInd w:val="0"/>
        <w:rPr>
          <w:rFonts w:cs="Times New Roman"/>
          <w:noProof/>
        </w:rPr>
      </w:pPr>
      <w:r w:rsidRPr="009F5D58">
        <w:rPr>
          <w:rFonts w:cs="Times New Roman"/>
          <w:noProof/>
        </w:rPr>
        <w:t xml:space="preserve">Annamalai, N. and Nasor, M. (2025) ‘Exploring ChatGPT in education : unveiling learners ’ experiences through the lens of self‑determination theory’, </w:t>
      </w:r>
      <w:r w:rsidRPr="009F5D58">
        <w:rPr>
          <w:rFonts w:cs="Times New Roman"/>
          <w:i/>
          <w:iCs/>
          <w:noProof/>
        </w:rPr>
        <w:t>Smart Learning Environments</w:t>
      </w:r>
      <w:r w:rsidRPr="009F5D58">
        <w:rPr>
          <w:rFonts w:cs="Times New Roman"/>
          <w:noProof/>
        </w:rPr>
        <w:t>, 12(59)</w:t>
      </w:r>
      <w:r w:rsidR="0055557A">
        <w:rPr>
          <w:rFonts w:cs="Times New Roman"/>
          <w:noProof/>
        </w:rPr>
        <w:t>,</w:t>
      </w:r>
      <w:r w:rsidR="00B51057">
        <w:rPr>
          <w:rFonts w:cs="Times New Roman"/>
          <w:noProof/>
        </w:rPr>
        <w:t xml:space="preserve"> </w:t>
      </w:r>
      <w:r w:rsidR="0055557A">
        <w:rPr>
          <w:rFonts w:cs="Times New Roman"/>
          <w:noProof/>
        </w:rPr>
        <w:t>1</w:t>
      </w:r>
      <w:r w:rsidR="007375AD" w:rsidRPr="009F5D58">
        <w:rPr>
          <w:rFonts w:cs="Times New Roman"/>
          <w:noProof/>
        </w:rPr>
        <w:t>–</w:t>
      </w:r>
      <w:r w:rsidR="0055557A">
        <w:rPr>
          <w:rFonts w:cs="Times New Roman"/>
          <w:noProof/>
        </w:rPr>
        <w:t>17</w:t>
      </w:r>
      <w:r w:rsidRPr="009F5D58">
        <w:rPr>
          <w:rFonts w:cs="Times New Roman"/>
          <w:noProof/>
        </w:rPr>
        <w:t xml:space="preserve">. </w:t>
      </w:r>
      <w:r w:rsidR="00FE7B4B">
        <w:rPr>
          <w:rFonts w:cs="Times New Roman"/>
          <w:noProof/>
        </w:rPr>
        <w:t>doi</w:t>
      </w:r>
      <w:r w:rsidRPr="009F5D58">
        <w:rPr>
          <w:rFonts w:cs="Times New Roman"/>
          <w:noProof/>
        </w:rPr>
        <w:t>: https://doi.org/10.1186/s40561-025-00393-2.</w:t>
      </w:r>
    </w:p>
    <w:p w14:paraId="06048CED" w14:textId="45E5E0CD" w:rsidR="009F5D58" w:rsidRPr="009F5D58" w:rsidRDefault="009F5D58" w:rsidP="009F5D58">
      <w:pPr>
        <w:widowControl w:val="0"/>
        <w:autoSpaceDE w:val="0"/>
        <w:autoSpaceDN w:val="0"/>
        <w:adjustRightInd w:val="0"/>
        <w:rPr>
          <w:rFonts w:cs="Times New Roman"/>
          <w:noProof/>
        </w:rPr>
      </w:pPr>
      <w:r w:rsidRPr="009F5D58">
        <w:rPr>
          <w:rFonts w:cs="Times New Roman"/>
          <w:noProof/>
        </w:rPr>
        <w:t xml:space="preserve">Apirating, K. (2025) ‘Blended </w:t>
      </w:r>
      <w:r w:rsidR="00C641D9" w:rsidRPr="009F5D58">
        <w:rPr>
          <w:rFonts w:cs="Times New Roman"/>
          <w:noProof/>
        </w:rPr>
        <w:t>learning platform using design thinking method for reinforcing students’ information, media, and technology skills</w:t>
      </w:r>
      <w:r w:rsidRPr="009F5D58">
        <w:rPr>
          <w:rFonts w:cs="Times New Roman"/>
          <w:noProof/>
        </w:rPr>
        <w:t xml:space="preserve">’, </w:t>
      </w:r>
      <w:r w:rsidRPr="009F5D58">
        <w:rPr>
          <w:rFonts w:cs="Times New Roman"/>
          <w:i/>
          <w:iCs/>
          <w:noProof/>
        </w:rPr>
        <w:t>International Journal of Information and Education</w:t>
      </w:r>
      <w:r w:rsidRPr="009F5D58">
        <w:rPr>
          <w:rFonts w:cs="Times New Roman"/>
          <w:noProof/>
        </w:rPr>
        <w:t>, 15(9),</w:t>
      </w:r>
      <w:r w:rsidR="00B51057">
        <w:rPr>
          <w:rFonts w:cs="Times New Roman"/>
          <w:noProof/>
        </w:rPr>
        <w:t xml:space="preserve"> </w:t>
      </w:r>
      <w:r w:rsidRPr="009F5D58">
        <w:rPr>
          <w:rFonts w:cs="Times New Roman"/>
          <w:noProof/>
        </w:rPr>
        <w:t xml:space="preserve">1829–1841. </w:t>
      </w:r>
      <w:r w:rsidR="00FE7B4B">
        <w:rPr>
          <w:rFonts w:cs="Times New Roman"/>
          <w:noProof/>
        </w:rPr>
        <w:t>doi</w:t>
      </w:r>
      <w:r w:rsidRPr="009F5D58">
        <w:rPr>
          <w:rFonts w:cs="Times New Roman"/>
          <w:noProof/>
        </w:rPr>
        <w:t>: https://doi.org/10.18178/ijiet.2025.15.9.2384.</w:t>
      </w:r>
    </w:p>
    <w:p w14:paraId="779F155E" w14:textId="236CBD4A" w:rsidR="009F5D58" w:rsidRPr="009F5D58" w:rsidRDefault="009F5D58" w:rsidP="009F5D58">
      <w:pPr>
        <w:widowControl w:val="0"/>
        <w:autoSpaceDE w:val="0"/>
        <w:autoSpaceDN w:val="0"/>
        <w:adjustRightInd w:val="0"/>
        <w:rPr>
          <w:rFonts w:cs="Times New Roman"/>
          <w:noProof/>
        </w:rPr>
      </w:pPr>
      <w:r w:rsidRPr="009F5D58">
        <w:rPr>
          <w:rFonts w:cs="Times New Roman"/>
          <w:noProof/>
        </w:rPr>
        <w:t xml:space="preserve">Charytanowicz, M. (2023) ‘Online </w:t>
      </w:r>
      <w:r w:rsidR="00C641D9" w:rsidRPr="009F5D58">
        <w:rPr>
          <w:rFonts w:cs="Times New Roman"/>
          <w:noProof/>
        </w:rPr>
        <w:t>education vs traditional education</w:t>
      </w:r>
      <w:r w:rsidRPr="009F5D58">
        <w:rPr>
          <w:rFonts w:cs="Times New Roman"/>
          <w:noProof/>
        </w:rPr>
        <w:t xml:space="preserve"> : Analysis </w:t>
      </w:r>
      <w:r w:rsidR="00C641D9" w:rsidRPr="009F5D58">
        <w:rPr>
          <w:rFonts w:cs="Times New Roman"/>
          <w:noProof/>
        </w:rPr>
        <w:t>of student performance in computer science using shapley additive explanations</w:t>
      </w:r>
      <w:r w:rsidRPr="009F5D58">
        <w:rPr>
          <w:rFonts w:cs="Times New Roman"/>
          <w:noProof/>
        </w:rPr>
        <w:t xml:space="preserve">’, </w:t>
      </w:r>
      <w:r w:rsidRPr="009F5D58">
        <w:rPr>
          <w:rFonts w:cs="Times New Roman"/>
          <w:i/>
          <w:iCs/>
          <w:noProof/>
        </w:rPr>
        <w:t>Informatics in Education</w:t>
      </w:r>
      <w:r w:rsidRPr="009F5D58">
        <w:rPr>
          <w:rFonts w:cs="Times New Roman"/>
          <w:noProof/>
        </w:rPr>
        <w:t xml:space="preserve">, 22(3), 351–368. </w:t>
      </w:r>
      <w:r w:rsidR="00FE7B4B">
        <w:rPr>
          <w:rFonts w:cs="Times New Roman"/>
          <w:noProof/>
        </w:rPr>
        <w:t>doi</w:t>
      </w:r>
      <w:r w:rsidRPr="009F5D58">
        <w:rPr>
          <w:rFonts w:cs="Times New Roman"/>
          <w:noProof/>
        </w:rPr>
        <w:t>: https://doi.org/10.15388/infedu.2023.23.</w:t>
      </w:r>
    </w:p>
    <w:p w14:paraId="2D03BCF9" w14:textId="2C0EF7FC" w:rsidR="009F5D58" w:rsidRPr="009F5D58" w:rsidRDefault="009F5D58" w:rsidP="009F5D58">
      <w:pPr>
        <w:widowControl w:val="0"/>
        <w:autoSpaceDE w:val="0"/>
        <w:autoSpaceDN w:val="0"/>
        <w:adjustRightInd w:val="0"/>
        <w:rPr>
          <w:rFonts w:cs="Times New Roman"/>
          <w:noProof/>
        </w:rPr>
      </w:pPr>
      <w:r w:rsidRPr="009F5D58">
        <w:rPr>
          <w:rFonts w:cs="Times New Roman"/>
          <w:noProof/>
        </w:rPr>
        <w:t xml:space="preserve">Cortázar, C. </w:t>
      </w:r>
      <w:r w:rsidRPr="009F5D58">
        <w:rPr>
          <w:rFonts w:cs="Times New Roman"/>
          <w:i/>
          <w:iCs/>
          <w:noProof/>
        </w:rPr>
        <w:t>et al.</w:t>
      </w:r>
      <w:r w:rsidRPr="009F5D58">
        <w:rPr>
          <w:rFonts w:cs="Times New Roman"/>
          <w:noProof/>
        </w:rPr>
        <w:t xml:space="preserve"> (2024) ‘Are </w:t>
      </w:r>
      <w:r w:rsidR="00C641D9" w:rsidRPr="009F5D58">
        <w:rPr>
          <w:rFonts w:cs="Times New Roman"/>
          <w:noProof/>
        </w:rPr>
        <w:t>professional skills learnable? beliefs and expectations among computing graduates</w:t>
      </w:r>
      <w:r w:rsidRPr="009F5D58">
        <w:rPr>
          <w:rFonts w:cs="Times New Roman"/>
          <w:noProof/>
        </w:rPr>
        <w:t xml:space="preserve">’, </w:t>
      </w:r>
      <w:r w:rsidRPr="009F5D58">
        <w:rPr>
          <w:rFonts w:cs="Times New Roman"/>
          <w:i/>
          <w:iCs/>
          <w:noProof/>
        </w:rPr>
        <w:t>ACM Transactions on Computing Education</w:t>
      </w:r>
      <w:r w:rsidRPr="009F5D58">
        <w:rPr>
          <w:rFonts w:cs="Times New Roman"/>
          <w:noProof/>
        </w:rPr>
        <w:t>, 24(2)</w:t>
      </w:r>
      <w:r w:rsidR="0055557A">
        <w:rPr>
          <w:rFonts w:cs="Times New Roman"/>
          <w:noProof/>
        </w:rPr>
        <w:t>, 1</w:t>
      </w:r>
      <w:r w:rsidR="007375AD" w:rsidRPr="009F5D58">
        <w:rPr>
          <w:rFonts w:cs="Times New Roman"/>
          <w:noProof/>
        </w:rPr>
        <w:t>–</w:t>
      </w:r>
      <w:r w:rsidR="0055557A">
        <w:rPr>
          <w:rFonts w:cs="Times New Roman"/>
          <w:noProof/>
        </w:rPr>
        <w:t>25</w:t>
      </w:r>
      <w:r w:rsidRPr="009F5D58">
        <w:rPr>
          <w:rFonts w:cs="Times New Roman"/>
          <w:noProof/>
        </w:rPr>
        <w:t xml:space="preserve">. </w:t>
      </w:r>
      <w:r w:rsidR="00FE7B4B">
        <w:rPr>
          <w:rFonts w:cs="Times New Roman"/>
          <w:noProof/>
        </w:rPr>
        <w:t>doi</w:t>
      </w:r>
      <w:r w:rsidRPr="009F5D58">
        <w:rPr>
          <w:rFonts w:cs="Times New Roman"/>
          <w:noProof/>
        </w:rPr>
        <w:t>: https://doi.org/10.1145/3641551.</w:t>
      </w:r>
    </w:p>
    <w:p w14:paraId="03755FD2" w14:textId="3EE0AC92" w:rsidR="009F5D58" w:rsidRPr="009F5D58" w:rsidRDefault="009F5D58" w:rsidP="009F5D58">
      <w:pPr>
        <w:widowControl w:val="0"/>
        <w:autoSpaceDE w:val="0"/>
        <w:autoSpaceDN w:val="0"/>
        <w:adjustRightInd w:val="0"/>
        <w:rPr>
          <w:rFonts w:cs="Times New Roman"/>
          <w:noProof/>
        </w:rPr>
      </w:pPr>
      <w:r w:rsidRPr="009F5D58">
        <w:rPr>
          <w:rFonts w:cs="Times New Roman"/>
          <w:noProof/>
        </w:rPr>
        <w:t xml:space="preserve">Darejeh, A., Marcus, N. and Sweller, J. (2021) ‘The effect of narrative-based E-learning systems on novice users’ cognitive load while learning software applications’, </w:t>
      </w:r>
      <w:r w:rsidRPr="009F5D58">
        <w:rPr>
          <w:rFonts w:cs="Times New Roman"/>
          <w:i/>
          <w:iCs/>
          <w:noProof/>
        </w:rPr>
        <w:t>Educational Technology Research and Development</w:t>
      </w:r>
      <w:r w:rsidRPr="009F5D58">
        <w:rPr>
          <w:rFonts w:cs="Times New Roman"/>
          <w:noProof/>
        </w:rPr>
        <w:t xml:space="preserve">, 69(5), 2451–2473. </w:t>
      </w:r>
      <w:r w:rsidR="00FE7B4B">
        <w:rPr>
          <w:rFonts w:cs="Times New Roman"/>
          <w:noProof/>
        </w:rPr>
        <w:t>doi</w:t>
      </w:r>
      <w:r w:rsidRPr="009F5D58">
        <w:rPr>
          <w:rFonts w:cs="Times New Roman"/>
          <w:noProof/>
        </w:rPr>
        <w:t>: https://doi.org/10.1007/s11423-021-10024-5.</w:t>
      </w:r>
    </w:p>
    <w:p w14:paraId="48E9BA14" w14:textId="04BD7B05" w:rsidR="009F5D58" w:rsidRPr="009F5D58" w:rsidRDefault="009F5D58" w:rsidP="009F5D58">
      <w:pPr>
        <w:widowControl w:val="0"/>
        <w:autoSpaceDE w:val="0"/>
        <w:autoSpaceDN w:val="0"/>
        <w:adjustRightInd w:val="0"/>
        <w:rPr>
          <w:rFonts w:cs="Times New Roman"/>
          <w:noProof/>
        </w:rPr>
      </w:pPr>
      <w:r w:rsidRPr="009F5D58">
        <w:rPr>
          <w:rFonts w:cs="Times New Roman"/>
          <w:noProof/>
        </w:rPr>
        <w:t xml:space="preserve">Deev, M. and Finogeev, A. (2023) ‘Application of the convergent education model in the development of a smart learning environment’, </w:t>
      </w:r>
      <w:r w:rsidRPr="009F5D58">
        <w:rPr>
          <w:rFonts w:cs="Times New Roman"/>
          <w:i/>
          <w:iCs/>
          <w:noProof/>
        </w:rPr>
        <w:t>Telematics and Informatics Reports</w:t>
      </w:r>
      <w:r w:rsidRPr="009F5D58">
        <w:rPr>
          <w:rFonts w:cs="Times New Roman"/>
          <w:noProof/>
        </w:rPr>
        <w:t>, 10</w:t>
      </w:r>
      <w:r w:rsidR="00B51057">
        <w:rPr>
          <w:rFonts w:cs="Times New Roman"/>
          <w:noProof/>
        </w:rPr>
        <w:t>, 1</w:t>
      </w:r>
      <w:r w:rsidR="007375AD" w:rsidRPr="009F5D58">
        <w:rPr>
          <w:rFonts w:cs="Times New Roman"/>
          <w:noProof/>
        </w:rPr>
        <w:t>–</w:t>
      </w:r>
      <w:r w:rsidR="00B51057">
        <w:rPr>
          <w:rFonts w:cs="Times New Roman"/>
          <w:noProof/>
        </w:rPr>
        <w:t>16</w:t>
      </w:r>
      <w:r w:rsidRPr="009F5D58">
        <w:rPr>
          <w:rFonts w:cs="Times New Roman"/>
          <w:noProof/>
        </w:rPr>
        <w:t xml:space="preserve">. </w:t>
      </w:r>
      <w:r w:rsidR="00FE7B4B">
        <w:rPr>
          <w:rFonts w:cs="Times New Roman"/>
          <w:noProof/>
        </w:rPr>
        <w:t>doi</w:t>
      </w:r>
      <w:r w:rsidRPr="009F5D58">
        <w:rPr>
          <w:rFonts w:cs="Times New Roman"/>
          <w:noProof/>
        </w:rPr>
        <w:t>: https://doi.org/10.1016/j.teler.2023.100051.</w:t>
      </w:r>
    </w:p>
    <w:p w14:paraId="00D6140D" w14:textId="53DA4164" w:rsidR="009F5D58" w:rsidRPr="009F5D58" w:rsidRDefault="009F5D58" w:rsidP="009F5D58">
      <w:pPr>
        <w:widowControl w:val="0"/>
        <w:autoSpaceDE w:val="0"/>
        <w:autoSpaceDN w:val="0"/>
        <w:adjustRightInd w:val="0"/>
        <w:rPr>
          <w:rFonts w:cs="Times New Roman"/>
          <w:noProof/>
        </w:rPr>
      </w:pPr>
      <w:r w:rsidRPr="009F5D58">
        <w:rPr>
          <w:rFonts w:cs="Times New Roman"/>
          <w:noProof/>
        </w:rPr>
        <w:t xml:space="preserve">Duran, R., Zavgorodniaia, A. and Sorva, J. (2022) ‘Cognitive </w:t>
      </w:r>
      <w:r w:rsidR="00C641D9" w:rsidRPr="009F5D58">
        <w:rPr>
          <w:rFonts w:cs="Times New Roman"/>
          <w:noProof/>
        </w:rPr>
        <w:t>load theory in computing education research</w:t>
      </w:r>
      <w:r w:rsidRPr="009F5D58">
        <w:rPr>
          <w:rFonts w:cs="Times New Roman"/>
          <w:noProof/>
        </w:rPr>
        <w:t xml:space="preserve">: A </w:t>
      </w:r>
      <w:r w:rsidR="00C641D9" w:rsidRPr="009F5D58">
        <w:rPr>
          <w:rFonts w:cs="Times New Roman"/>
          <w:noProof/>
        </w:rPr>
        <w:t>review</w:t>
      </w:r>
      <w:r w:rsidRPr="009F5D58">
        <w:rPr>
          <w:rFonts w:cs="Times New Roman"/>
          <w:noProof/>
        </w:rPr>
        <w:t xml:space="preserve">’, </w:t>
      </w:r>
      <w:r w:rsidRPr="009F5D58">
        <w:rPr>
          <w:rFonts w:cs="Times New Roman"/>
          <w:i/>
          <w:iCs/>
          <w:noProof/>
        </w:rPr>
        <w:t>ACM Transactions on Computing Education</w:t>
      </w:r>
      <w:r w:rsidRPr="009F5D58">
        <w:rPr>
          <w:rFonts w:cs="Times New Roman"/>
          <w:noProof/>
        </w:rPr>
        <w:t>, 22(4)</w:t>
      </w:r>
      <w:r w:rsidR="0055557A">
        <w:rPr>
          <w:rFonts w:cs="Times New Roman"/>
          <w:noProof/>
        </w:rPr>
        <w:t>, 1</w:t>
      </w:r>
      <w:r w:rsidR="007375AD" w:rsidRPr="009F5D58">
        <w:rPr>
          <w:rFonts w:cs="Times New Roman"/>
          <w:noProof/>
        </w:rPr>
        <w:t>–</w:t>
      </w:r>
      <w:r w:rsidR="0055557A">
        <w:rPr>
          <w:rFonts w:cs="Times New Roman"/>
          <w:noProof/>
        </w:rPr>
        <w:t>27</w:t>
      </w:r>
      <w:r w:rsidRPr="009F5D58">
        <w:rPr>
          <w:rFonts w:cs="Times New Roman"/>
          <w:noProof/>
        </w:rPr>
        <w:t xml:space="preserve">. </w:t>
      </w:r>
      <w:r w:rsidR="00FE7B4B">
        <w:rPr>
          <w:rFonts w:cs="Times New Roman"/>
          <w:noProof/>
        </w:rPr>
        <w:t>doi</w:t>
      </w:r>
      <w:r w:rsidRPr="009F5D58">
        <w:rPr>
          <w:rFonts w:cs="Times New Roman"/>
          <w:noProof/>
        </w:rPr>
        <w:t>: https://doi.org/10.1145/3483843.</w:t>
      </w:r>
    </w:p>
    <w:p w14:paraId="2FCBE16F" w14:textId="46C6D80E" w:rsidR="009F5D58" w:rsidRPr="009F5D58" w:rsidRDefault="009F5D58" w:rsidP="009F5D58">
      <w:pPr>
        <w:widowControl w:val="0"/>
        <w:autoSpaceDE w:val="0"/>
        <w:autoSpaceDN w:val="0"/>
        <w:adjustRightInd w:val="0"/>
        <w:rPr>
          <w:rFonts w:cs="Times New Roman"/>
          <w:noProof/>
        </w:rPr>
      </w:pPr>
      <w:r w:rsidRPr="009F5D58">
        <w:rPr>
          <w:rFonts w:cs="Times New Roman"/>
          <w:noProof/>
        </w:rPr>
        <w:t xml:space="preserve">Engel, O. </w:t>
      </w:r>
      <w:r w:rsidRPr="009F5D58">
        <w:rPr>
          <w:rFonts w:cs="Times New Roman"/>
          <w:i/>
          <w:iCs/>
          <w:noProof/>
        </w:rPr>
        <w:t>et al.</w:t>
      </w:r>
      <w:r w:rsidRPr="009F5D58">
        <w:rPr>
          <w:rFonts w:cs="Times New Roman"/>
          <w:noProof/>
        </w:rPr>
        <w:t xml:space="preserve"> (2023) ‘Digital studying in times of COVID‑19 : teacher ‑ and student ‑ related aspects of learning success in German higher education’, </w:t>
      </w:r>
      <w:r w:rsidRPr="009F5D58">
        <w:rPr>
          <w:rFonts w:cs="Times New Roman"/>
          <w:i/>
          <w:iCs/>
          <w:noProof/>
        </w:rPr>
        <w:t>International Journal of Educational Technology in Higher Education</w:t>
      </w:r>
      <w:r w:rsidRPr="009F5D58">
        <w:rPr>
          <w:rFonts w:cs="Times New Roman"/>
          <w:noProof/>
        </w:rPr>
        <w:t xml:space="preserve"> [Preprint]. Available at: https://doi.org/10.1186/s41239-023-00382-w.</w:t>
      </w:r>
      <w:r w:rsidR="00504C33">
        <w:rPr>
          <w:rFonts w:cs="Times New Roman"/>
          <w:noProof/>
        </w:rPr>
        <w:t xml:space="preserve"> (Accessed October 26, 2025).</w:t>
      </w:r>
    </w:p>
    <w:p w14:paraId="3B942755" w14:textId="2F7CEA2C" w:rsidR="009F5D58" w:rsidRPr="009F5D58" w:rsidRDefault="009F5D58" w:rsidP="009F5D58">
      <w:pPr>
        <w:widowControl w:val="0"/>
        <w:autoSpaceDE w:val="0"/>
        <w:autoSpaceDN w:val="0"/>
        <w:adjustRightInd w:val="0"/>
        <w:rPr>
          <w:rFonts w:cs="Times New Roman"/>
          <w:noProof/>
        </w:rPr>
      </w:pPr>
      <w:r w:rsidRPr="009F5D58">
        <w:rPr>
          <w:rFonts w:cs="Times New Roman"/>
          <w:noProof/>
        </w:rPr>
        <w:t xml:space="preserve">Fernández-Nieto, G.M. </w:t>
      </w:r>
      <w:r w:rsidRPr="009F5D58">
        <w:rPr>
          <w:rFonts w:cs="Times New Roman"/>
          <w:i/>
          <w:iCs/>
          <w:noProof/>
        </w:rPr>
        <w:t>et al.</w:t>
      </w:r>
      <w:r w:rsidRPr="009F5D58">
        <w:rPr>
          <w:rFonts w:cs="Times New Roman"/>
          <w:noProof/>
        </w:rPr>
        <w:t xml:space="preserve"> (2024) ‘Co-designing a knowledge management tool for educator communities of practice’, in </w:t>
      </w:r>
      <w:r w:rsidRPr="009F5D58">
        <w:rPr>
          <w:rFonts w:cs="Times New Roman"/>
          <w:i/>
          <w:iCs/>
          <w:noProof/>
        </w:rPr>
        <w:t>Proceedings of the 2024 ACM Designing Interactive Systems Conference, DIS 2024</w:t>
      </w:r>
      <w:r w:rsidRPr="009F5D58">
        <w:rPr>
          <w:rFonts w:cs="Times New Roman"/>
          <w:noProof/>
        </w:rPr>
        <w:t xml:space="preserve">, 1970–1990. </w:t>
      </w:r>
      <w:r w:rsidR="009134E4">
        <w:rPr>
          <w:rFonts w:cs="Times New Roman"/>
          <w:noProof/>
        </w:rPr>
        <w:t>doi</w:t>
      </w:r>
      <w:r w:rsidRPr="009F5D58">
        <w:rPr>
          <w:rFonts w:cs="Times New Roman"/>
          <w:noProof/>
        </w:rPr>
        <w:t>: https://doi.org/10.1145/3643834.3660682.</w:t>
      </w:r>
    </w:p>
    <w:p w14:paraId="3DB5BC36" w14:textId="3BA77B37" w:rsidR="009F5D58" w:rsidRPr="009F5D58" w:rsidRDefault="009F5D58" w:rsidP="009F5D58">
      <w:pPr>
        <w:widowControl w:val="0"/>
        <w:autoSpaceDE w:val="0"/>
        <w:autoSpaceDN w:val="0"/>
        <w:adjustRightInd w:val="0"/>
        <w:rPr>
          <w:rFonts w:cs="Times New Roman"/>
          <w:noProof/>
        </w:rPr>
      </w:pPr>
      <w:r w:rsidRPr="009F5D58">
        <w:rPr>
          <w:rFonts w:cs="Times New Roman"/>
          <w:noProof/>
        </w:rPr>
        <w:t xml:space="preserve">Garousi, V., Giray, G. and Tuzun, E. (2019) ‘Understanding the knowledge gaps of software engineers: An empirical analysis based on SWEBOK’, </w:t>
      </w:r>
      <w:r w:rsidRPr="009F5D58">
        <w:rPr>
          <w:rFonts w:cs="Times New Roman"/>
          <w:i/>
          <w:iCs/>
          <w:noProof/>
        </w:rPr>
        <w:t>ACM Transactions on Computing Education</w:t>
      </w:r>
      <w:r w:rsidRPr="009F5D58">
        <w:rPr>
          <w:rFonts w:cs="Times New Roman"/>
          <w:noProof/>
        </w:rPr>
        <w:t>, 20(1)</w:t>
      </w:r>
      <w:r w:rsidR="0055557A">
        <w:rPr>
          <w:rFonts w:cs="Times New Roman"/>
          <w:noProof/>
        </w:rPr>
        <w:t>, 1</w:t>
      </w:r>
      <w:r w:rsidR="007375AD" w:rsidRPr="009F5D58">
        <w:rPr>
          <w:rFonts w:cs="Times New Roman"/>
          <w:noProof/>
        </w:rPr>
        <w:t>–</w:t>
      </w:r>
      <w:r w:rsidR="0055557A">
        <w:rPr>
          <w:rFonts w:cs="Times New Roman"/>
          <w:noProof/>
        </w:rPr>
        <w:t>33</w:t>
      </w:r>
      <w:r w:rsidRPr="009F5D58">
        <w:rPr>
          <w:rFonts w:cs="Times New Roman"/>
          <w:noProof/>
        </w:rPr>
        <w:t xml:space="preserve">. </w:t>
      </w:r>
      <w:r w:rsidR="009134E4">
        <w:rPr>
          <w:rFonts w:cs="Times New Roman"/>
          <w:noProof/>
        </w:rPr>
        <w:t>doi</w:t>
      </w:r>
      <w:r w:rsidRPr="009F5D58">
        <w:rPr>
          <w:rFonts w:cs="Times New Roman"/>
          <w:noProof/>
        </w:rPr>
        <w:t>: https://doi.org/10.1145/3360497.</w:t>
      </w:r>
    </w:p>
    <w:p w14:paraId="00023AFD" w14:textId="217632C8" w:rsidR="009F5D58" w:rsidRPr="009F5D58" w:rsidRDefault="009F5D58" w:rsidP="009F5D58">
      <w:pPr>
        <w:widowControl w:val="0"/>
        <w:autoSpaceDE w:val="0"/>
        <w:autoSpaceDN w:val="0"/>
        <w:adjustRightInd w:val="0"/>
        <w:rPr>
          <w:rFonts w:cs="Times New Roman"/>
          <w:noProof/>
        </w:rPr>
      </w:pPr>
      <w:r w:rsidRPr="009F5D58">
        <w:rPr>
          <w:rFonts w:cs="Times New Roman"/>
          <w:noProof/>
        </w:rPr>
        <w:t xml:space="preserve">Grönroos, C. and Voima, P. (2014) ‘Critical </w:t>
      </w:r>
      <w:r w:rsidR="00C641D9" w:rsidRPr="009F5D58">
        <w:rPr>
          <w:rFonts w:cs="Times New Roman"/>
          <w:noProof/>
        </w:rPr>
        <w:t>service logic </w:t>
      </w:r>
      <w:r w:rsidRPr="009F5D58">
        <w:rPr>
          <w:rFonts w:cs="Times New Roman"/>
          <w:noProof/>
        </w:rPr>
        <w:t xml:space="preserve">: Making </w:t>
      </w:r>
      <w:r w:rsidR="00C641D9" w:rsidRPr="009F5D58">
        <w:rPr>
          <w:rFonts w:cs="Times New Roman"/>
          <w:noProof/>
        </w:rPr>
        <w:t>sense of value creation and co-creation</w:t>
      </w:r>
      <w:r w:rsidRPr="009F5D58">
        <w:rPr>
          <w:rFonts w:cs="Times New Roman"/>
          <w:noProof/>
        </w:rPr>
        <w:t xml:space="preserve">’, </w:t>
      </w:r>
      <w:r w:rsidRPr="009F5D58">
        <w:rPr>
          <w:rFonts w:cs="Times New Roman"/>
          <w:i/>
          <w:iCs/>
          <w:noProof/>
        </w:rPr>
        <w:t>Journal of the Academy of Marketing Science</w:t>
      </w:r>
      <w:r w:rsidRPr="009F5D58">
        <w:rPr>
          <w:rFonts w:cs="Times New Roman"/>
          <w:noProof/>
        </w:rPr>
        <w:t>, 41(2)</w:t>
      </w:r>
      <w:r w:rsidR="00B51057">
        <w:rPr>
          <w:rFonts w:cs="Times New Roman"/>
          <w:noProof/>
        </w:rPr>
        <w:t>, 1</w:t>
      </w:r>
      <w:r w:rsidR="007375AD" w:rsidRPr="009F5D58">
        <w:rPr>
          <w:rFonts w:cs="Times New Roman"/>
          <w:noProof/>
        </w:rPr>
        <w:t>–</w:t>
      </w:r>
      <w:r w:rsidR="00B51057">
        <w:rPr>
          <w:rFonts w:cs="Times New Roman"/>
          <w:noProof/>
        </w:rPr>
        <w:t>18</w:t>
      </w:r>
      <w:r w:rsidRPr="009F5D58">
        <w:rPr>
          <w:rFonts w:cs="Times New Roman"/>
          <w:noProof/>
        </w:rPr>
        <w:t xml:space="preserve">. </w:t>
      </w:r>
      <w:r w:rsidR="009134E4">
        <w:rPr>
          <w:rFonts w:cs="Times New Roman"/>
          <w:noProof/>
        </w:rPr>
        <w:t>doi</w:t>
      </w:r>
      <w:r w:rsidRPr="009F5D58">
        <w:rPr>
          <w:rFonts w:cs="Times New Roman"/>
          <w:noProof/>
        </w:rPr>
        <w:t>: https://doi.org/10.1007/s11747-012-0308-3.</w:t>
      </w:r>
    </w:p>
    <w:p w14:paraId="709DA771" w14:textId="1E40A38E" w:rsidR="009F5D58" w:rsidRPr="009F5D58" w:rsidRDefault="009F5D58" w:rsidP="009F5D58">
      <w:pPr>
        <w:widowControl w:val="0"/>
        <w:autoSpaceDE w:val="0"/>
        <w:autoSpaceDN w:val="0"/>
        <w:adjustRightInd w:val="0"/>
        <w:rPr>
          <w:rFonts w:cs="Times New Roman"/>
          <w:noProof/>
        </w:rPr>
      </w:pPr>
      <w:r w:rsidRPr="009F5D58">
        <w:rPr>
          <w:rFonts w:cs="Times New Roman"/>
          <w:noProof/>
        </w:rPr>
        <w:lastRenderedPageBreak/>
        <w:t xml:space="preserve">Große-Bölting, G. </w:t>
      </w:r>
      <w:r w:rsidRPr="009F5D58">
        <w:rPr>
          <w:rFonts w:cs="Times New Roman"/>
          <w:i/>
          <w:iCs/>
          <w:noProof/>
        </w:rPr>
        <w:t>et al.</w:t>
      </w:r>
      <w:r w:rsidRPr="009F5D58">
        <w:rPr>
          <w:rFonts w:cs="Times New Roman"/>
          <w:noProof/>
        </w:rPr>
        <w:t xml:space="preserve"> (2023) ‘Identity in </w:t>
      </w:r>
      <w:r w:rsidR="00C641D9" w:rsidRPr="009F5D58">
        <w:rPr>
          <w:rFonts w:cs="Times New Roman"/>
          <w:noProof/>
        </w:rPr>
        <w:t>higher computer education r</w:t>
      </w:r>
      <w:r w:rsidRPr="009F5D58">
        <w:rPr>
          <w:rFonts w:cs="Times New Roman"/>
          <w:noProof/>
        </w:rPr>
        <w:t xml:space="preserve">esearch: A </w:t>
      </w:r>
      <w:r w:rsidR="00C641D9" w:rsidRPr="009F5D58">
        <w:rPr>
          <w:rFonts w:cs="Times New Roman"/>
          <w:noProof/>
        </w:rPr>
        <w:t>systematic literature review</w:t>
      </w:r>
      <w:r w:rsidRPr="009F5D58">
        <w:rPr>
          <w:rFonts w:cs="Times New Roman"/>
          <w:noProof/>
        </w:rPr>
        <w:t xml:space="preserve">’, </w:t>
      </w:r>
      <w:r w:rsidRPr="009F5D58">
        <w:rPr>
          <w:rFonts w:cs="Times New Roman"/>
          <w:i/>
          <w:iCs/>
          <w:noProof/>
        </w:rPr>
        <w:t>ACM Transactions on Computing Education</w:t>
      </w:r>
      <w:r w:rsidRPr="009F5D58">
        <w:rPr>
          <w:rFonts w:cs="Times New Roman"/>
          <w:noProof/>
        </w:rPr>
        <w:t>, 23(3)</w:t>
      </w:r>
      <w:r w:rsidR="00271195">
        <w:rPr>
          <w:rFonts w:cs="Times New Roman"/>
          <w:noProof/>
        </w:rPr>
        <w:t>, 1</w:t>
      </w:r>
      <w:r w:rsidR="007375AD" w:rsidRPr="009F5D58">
        <w:rPr>
          <w:rFonts w:cs="Times New Roman"/>
          <w:noProof/>
        </w:rPr>
        <w:t>–</w:t>
      </w:r>
      <w:r w:rsidR="00271195">
        <w:rPr>
          <w:rFonts w:cs="Times New Roman"/>
          <w:noProof/>
        </w:rPr>
        <w:t>39</w:t>
      </w:r>
      <w:r w:rsidRPr="009F5D58">
        <w:rPr>
          <w:rFonts w:cs="Times New Roman"/>
          <w:noProof/>
        </w:rPr>
        <w:t xml:space="preserve">. </w:t>
      </w:r>
      <w:r w:rsidR="009134E4">
        <w:rPr>
          <w:rFonts w:cs="Times New Roman"/>
          <w:noProof/>
        </w:rPr>
        <w:t>doi</w:t>
      </w:r>
      <w:r w:rsidRPr="009F5D58">
        <w:rPr>
          <w:rFonts w:cs="Times New Roman"/>
          <w:noProof/>
        </w:rPr>
        <w:t>: https://doi.org/10.1145/3606707.</w:t>
      </w:r>
    </w:p>
    <w:p w14:paraId="6B2D8858" w14:textId="3F87B354" w:rsidR="009F5D58" w:rsidRPr="009F5D58" w:rsidDel="00A0548A" w:rsidRDefault="009F5D58" w:rsidP="009F5D58">
      <w:pPr>
        <w:widowControl w:val="0"/>
        <w:autoSpaceDE w:val="0"/>
        <w:autoSpaceDN w:val="0"/>
        <w:adjustRightInd w:val="0"/>
        <w:rPr>
          <w:del w:id="424" w:author="Meliana Christianti J." w:date="2026-03-30T01:24:00Z" w16du:dateUtc="2026-03-29T18:24:00Z"/>
          <w:rFonts w:cs="Times New Roman"/>
          <w:noProof/>
        </w:rPr>
      </w:pPr>
      <w:del w:id="425" w:author="Meliana Christianti J." w:date="2026-03-30T01:24:00Z" w16du:dateUtc="2026-03-29T18:24:00Z">
        <w:r w:rsidRPr="003C41E9" w:rsidDel="00A0548A">
          <w:rPr>
            <w:rFonts w:cs="Times New Roman"/>
            <w:noProof/>
            <w:highlight w:val="lightGray"/>
            <w:rPrChange w:id="426" w:author="Meliana Christianti J." w:date="2026-03-30T03:35:00Z" w16du:dateUtc="2026-03-29T20:35:00Z">
              <w:rPr>
                <w:rFonts w:cs="Times New Roman"/>
                <w:noProof/>
              </w:rPr>
            </w:rPrChange>
          </w:rPr>
          <w:delText xml:space="preserve">Hart, S.G. and Staveland, L.E. (1988) ‘Development of NASA-TLX’, </w:delText>
        </w:r>
        <w:r w:rsidRPr="003C41E9" w:rsidDel="00A0548A">
          <w:rPr>
            <w:rFonts w:cs="Times New Roman"/>
            <w:i/>
            <w:iCs/>
            <w:noProof/>
            <w:highlight w:val="lightGray"/>
            <w:rPrChange w:id="427" w:author="Meliana Christianti J." w:date="2026-03-30T03:35:00Z" w16du:dateUtc="2026-03-29T20:35:00Z">
              <w:rPr>
                <w:rFonts w:cs="Times New Roman"/>
                <w:i/>
                <w:iCs/>
                <w:noProof/>
              </w:rPr>
            </w:rPrChange>
          </w:rPr>
          <w:delText>Human Mental Workload. Advances in Psychology</w:delText>
        </w:r>
        <w:r w:rsidRPr="003C41E9" w:rsidDel="00A0548A">
          <w:rPr>
            <w:rFonts w:cs="Times New Roman"/>
            <w:noProof/>
            <w:highlight w:val="lightGray"/>
            <w:rPrChange w:id="428" w:author="Meliana Christianti J." w:date="2026-03-30T03:35:00Z" w16du:dateUtc="2026-03-29T20:35:00Z">
              <w:rPr>
                <w:rFonts w:cs="Times New Roman"/>
                <w:noProof/>
              </w:rPr>
            </w:rPrChange>
          </w:rPr>
          <w:delText>, (52), 139–183.</w:delText>
        </w:r>
      </w:del>
    </w:p>
    <w:p w14:paraId="4CD48E21" w14:textId="4F4215E6" w:rsidR="009F5D58" w:rsidRPr="009F5D58" w:rsidRDefault="009F5D58" w:rsidP="009F5D58">
      <w:pPr>
        <w:widowControl w:val="0"/>
        <w:autoSpaceDE w:val="0"/>
        <w:autoSpaceDN w:val="0"/>
        <w:adjustRightInd w:val="0"/>
        <w:rPr>
          <w:rFonts w:cs="Times New Roman"/>
          <w:noProof/>
        </w:rPr>
      </w:pPr>
      <w:r w:rsidRPr="009F5D58">
        <w:rPr>
          <w:rFonts w:cs="Times New Roman"/>
          <w:noProof/>
        </w:rPr>
        <w:t>Imbar, R.V</w:t>
      </w:r>
      <w:r w:rsidR="00FE7B4B">
        <w:rPr>
          <w:rFonts w:cs="Times New Roman"/>
          <w:noProof/>
        </w:rPr>
        <w:t>.</w:t>
      </w:r>
      <w:r w:rsidRPr="009F5D58">
        <w:rPr>
          <w:rFonts w:cs="Times New Roman"/>
          <w:noProof/>
        </w:rPr>
        <w:t xml:space="preserve"> </w:t>
      </w:r>
      <w:r w:rsidRPr="009F5D58">
        <w:rPr>
          <w:rFonts w:cs="Times New Roman"/>
          <w:i/>
          <w:iCs/>
          <w:noProof/>
        </w:rPr>
        <w:t>et al.</w:t>
      </w:r>
      <w:r w:rsidRPr="009F5D58">
        <w:rPr>
          <w:rFonts w:cs="Times New Roman"/>
          <w:noProof/>
        </w:rPr>
        <w:t xml:space="preserve"> (2022) ‘Digital transformation readiness in Indonesian institutions of higher education’, </w:t>
      </w:r>
      <w:r w:rsidRPr="009F5D58">
        <w:rPr>
          <w:rFonts w:cs="Times New Roman"/>
          <w:i/>
          <w:iCs/>
          <w:noProof/>
        </w:rPr>
        <w:t>World Transactions on Engineering and Technology Education</w:t>
      </w:r>
      <w:r w:rsidRPr="009F5D58">
        <w:rPr>
          <w:rFonts w:cs="Times New Roman"/>
          <w:noProof/>
        </w:rPr>
        <w:t>, 20(2), 101–106.</w:t>
      </w:r>
    </w:p>
    <w:p w14:paraId="115D7310" w14:textId="33503A0F" w:rsidR="009F5D58" w:rsidRPr="009F5D58" w:rsidRDefault="009F5D58" w:rsidP="009F5D58">
      <w:pPr>
        <w:widowControl w:val="0"/>
        <w:autoSpaceDE w:val="0"/>
        <w:autoSpaceDN w:val="0"/>
        <w:adjustRightInd w:val="0"/>
        <w:rPr>
          <w:rFonts w:cs="Times New Roman"/>
          <w:noProof/>
        </w:rPr>
      </w:pPr>
      <w:r w:rsidRPr="009F5D58">
        <w:rPr>
          <w:rFonts w:cs="Times New Roman"/>
          <w:noProof/>
        </w:rPr>
        <w:t xml:space="preserve">Imbar, R.V. </w:t>
      </w:r>
      <w:r w:rsidRPr="009F5D58">
        <w:rPr>
          <w:rFonts w:cs="Times New Roman"/>
          <w:i/>
          <w:iCs/>
          <w:noProof/>
        </w:rPr>
        <w:t>et al.</w:t>
      </w:r>
      <w:r w:rsidRPr="009F5D58">
        <w:rPr>
          <w:rFonts w:cs="Times New Roman"/>
          <w:noProof/>
        </w:rPr>
        <w:t xml:space="preserve"> (2025) ‘Smart </w:t>
      </w:r>
      <w:r w:rsidR="00C641D9" w:rsidRPr="009F5D58">
        <w:rPr>
          <w:rFonts w:cs="Times New Roman"/>
          <w:noProof/>
        </w:rPr>
        <w:t>campus framework:</w:t>
      </w:r>
      <w:r w:rsidRPr="009F5D58">
        <w:rPr>
          <w:rFonts w:cs="Times New Roman"/>
          <w:noProof/>
        </w:rPr>
        <w:t xml:space="preserve"> Definition, </w:t>
      </w:r>
      <w:r w:rsidR="00C641D9" w:rsidRPr="009F5D58">
        <w:rPr>
          <w:rFonts w:cs="Times New Roman"/>
          <w:noProof/>
        </w:rPr>
        <w:t>model, measurement from anthropocentric, systemic and technological perspectives</w:t>
      </w:r>
      <w:r w:rsidRPr="009F5D58">
        <w:rPr>
          <w:rFonts w:cs="Times New Roman"/>
          <w:noProof/>
        </w:rPr>
        <w:t xml:space="preserve">’, </w:t>
      </w:r>
      <w:r w:rsidRPr="009F5D58">
        <w:rPr>
          <w:rFonts w:cs="Times New Roman"/>
          <w:i/>
          <w:iCs/>
          <w:noProof/>
        </w:rPr>
        <w:t>Journal of ICT Research and Applications</w:t>
      </w:r>
      <w:r w:rsidRPr="009F5D58">
        <w:rPr>
          <w:rFonts w:cs="Times New Roman"/>
          <w:noProof/>
        </w:rPr>
        <w:t xml:space="preserve">, 18(3), 258–269. </w:t>
      </w:r>
      <w:r w:rsidR="009134E4">
        <w:rPr>
          <w:rFonts w:cs="Times New Roman"/>
          <w:noProof/>
        </w:rPr>
        <w:t>doi</w:t>
      </w:r>
      <w:r w:rsidRPr="009F5D58">
        <w:rPr>
          <w:rFonts w:cs="Times New Roman"/>
          <w:noProof/>
        </w:rPr>
        <w:t>: https://doi.org/10.5614/itbj.ict.res.appl.2025.18.3.5.</w:t>
      </w:r>
    </w:p>
    <w:p w14:paraId="4913F5F1" w14:textId="5E5195BF" w:rsidR="009F5D58" w:rsidRPr="009F5D58" w:rsidRDefault="009F5D58" w:rsidP="009F5D58">
      <w:pPr>
        <w:widowControl w:val="0"/>
        <w:autoSpaceDE w:val="0"/>
        <w:autoSpaceDN w:val="0"/>
        <w:adjustRightInd w:val="0"/>
        <w:rPr>
          <w:rFonts w:cs="Times New Roman"/>
          <w:noProof/>
        </w:rPr>
      </w:pPr>
      <w:r w:rsidRPr="009F5D58">
        <w:rPr>
          <w:rFonts w:cs="Times New Roman"/>
          <w:noProof/>
        </w:rPr>
        <w:t xml:space="preserve">Jamil, M.G., O’Connor, C. and Shelton, F. </w:t>
      </w:r>
      <w:r w:rsidRPr="009F5D58">
        <w:rPr>
          <w:rFonts w:cs="Times New Roman"/>
          <w:i/>
          <w:iCs/>
          <w:noProof/>
        </w:rPr>
        <w:t xml:space="preserve">Co-Creation for </w:t>
      </w:r>
      <w:r w:rsidR="00C641D9" w:rsidRPr="009F5D58">
        <w:rPr>
          <w:rFonts w:cs="Times New Roman"/>
          <w:i/>
          <w:iCs/>
          <w:noProof/>
        </w:rPr>
        <w:t>academic enhancement in higher education</w:t>
      </w:r>
      <w:r w:rsidRPr="009F5D58">
        <w:rPr>
          <w:rFonts w:cs="Times New Roman"/>
          <w:noProof/>
        </w:rPr>
        <w:t xml:space="preserve">. </w:t>
      </w:r>
      <w:r w:rsidR="00504C33">
        <w:rPr>
          <w:rFonts w:cs="Times New Roman"/>
          <w:noProof/>
        </w:rPr>
        <w:t>London:</w:t>
      </w:r>
      <w:r w:rsidRPr="009F5D58">
        <w:rPr>
          <w:rFonts w:cs="Times New Roman"/>
          <w:noProof/>
        </w:rPr>
        <w:t xml:space="preserve"> Palgrave Macmillan.</w:t>
      </w:r>
      <w:r w:rsidR="00463E9B">
        <w:rPr>
          <w:rFonts w:cs="Times New Roman"/>
          <w:noProof/>
        </w:rPr>
        <w:t xml:space="preserve"> (2025).</w:t>
      </w:r>
    </w:p>
    <w:p w14:paraId="1DCF032F" w14:textId="56F8E8F9" w:rsidR="009F5D58" w:rsidRPr="009F5D58" w:rsidRDefault="009F5D58" w:rsidP="009F5D58">
      <w:pPr>
        <w:widowControl w:val="0"/>
        <w:autoSpaceDE w:val="0"/>
        <w:autoSpaceDN w:val="0"/>
        <w:adjustRightInd w:val="0"/>
        <w:rPr>
          <w:rFonts w:cs="Times New Roman"/>
          <w:noProof/>
        </w:rPr>
      </w:pPr>
      <w:r w:rsidRPr="009F5D58">
        <w:rPr>
          <w:rFonts w:cs="Times New Roman"/>
          <w:noProof/>
        </w:rPr>
        <w:t xml:space="preserve">Johan, M.C., Langi, A.Z.R. and Imbar, R.V. (2025) ‘Digital </w:t>
      </w:r>
      <w:r w:rsidR="00C641D9" w:rsidRPr="009F5D58">
        <w:rPr>
          <w:rFonts w:cs="Times New Roman"/>
          <w:noProof/>
        </w:rPr>
        <w:t>transformation in education, research and community service for smart campus</w:t>
      </w:r>
      <w:r w:rsidRPr="009F5D58">
        <w:rPr>
          <w:rFonts w:cs="Times New Roman"/>
          <w:noProof/>
        </w:rPr>
        <w:t xml:space="preserve">’, </w:t>
      </w:r>
      <w:r w:rsidR="00463E9B" w:rsidRPr="00463E9B">
        <w:rPr>
          <w:rFonts w:cs="Times New Roman"/>
          <w:i/>
          <w:iCs/>
          <w:noProof/>
        </w:rPr>
        <w:t>Proceedings of the 1st</w:t>
      </w:r>
      <w:r w:rsidRPr="00463E9B">
        <w:rPr>
          <w:rFonts w:cs="Times New Roman"/>
          <w:i/>
          <w:iCs/>
          <w:noProof/>
        </w:rPr>
        <w:t xml:space="preserve"> </w:t>
      </w:r>
      <w:r w:rsidRPr="009F5D58">
        <w:rPr>
          <w:rFonts w:cs="Times New Roman"/>
          <w:i/>
          <w:iCs/>
          <w:noProof/>
        </w:rPr>
        <w:t>International Conference on Lifespan Innovation</w:t>
      </w:r>
      <w:r w:rsidR="008C7956">
        <w:rPr>
          <w:rFonts w:cs="Times New Roman"/>
          <w:noProof/>
        </w:rPr>
        <w:t>, 364</w:t>
      </w:r>
      <w:r w:rsidR="007375AD" w:rsidRPr="009F5D58">
        <w:rPr>
          <w:rFonts w:cs="Times New Roman"/>
          <w:noProof/>
        </w:rPr>
        <w:t>–</w:t>
      </w:r>
      <w:r w:rsidR="008C7956">
        <w:rPr>
          <w:rFonts w:cs="Times New Roman"/>
          <w:noProof/>
        </w:rPr>
        <w:t>370.</w:t>
      </w:r>
      <w:r w:rsidRPr="009F5D58">
        <w:rPr>
          <w:rFonts w:cs="Times New Roman"/>
          <w:noProof/>
        </w:rPr>
        <w:t xml:space="preserve"> Atlantis Press. </w:t>
      </w:r>
      <w:r w:rsidR="009134E4">
        <w:rPr>
          <w:rFonts w:cs="Times New Roman"/>
          <w:noProof/>
        </w:rPr>
        <w:t>doi</w:t>
      </w:r>
      <w:r w:rsidRPr="009F5D58">
        <w:rPr>
          <w:rFonts w:cs="Times New Roman"/>
          <w:noProof/>
        </w:rPr>
        <w:t xml:space="preserve">: </w:t>
      </w:r>
      <w:r w:rsidR="00463E9B" w:rsidRPr="009F5D58">
        <w:rPr>
          <w:rFonts w:cs="Times New Roman"/>
          <w:noProof/>
        </w:rPr>
        <w:t>https://</w:t>
      </w:r>
      <w:r w:rsidR="00463E9B" w:rsidRPr="00463E9B">
        <w:rPr>
          <w:rFonts w:cs="Times New Roman"/>
          <w:noProof/>
        </w:rPr>
        <w:t>doi.org/10.2991/978-94-6463-831-8_44</w:t>
      </w:r>
      <w:r w:rsidRPr="009F5D58">
        <w:rPr>
          <w:rFonts w:cs="Times New Roman"/>
          <w:noProof/>
        </w:rPr>
        <w:t>.</w:t>
      </w:r>
    </w:p>
    <w:p w14:paraId="29B9D361" w14:textId="1E543F4E" w:rsidR="009F5D58" w:rsidRPr="009F5D58" w:rsidRDefault="009F5D58" w:rsidP="009F5D58">
      <w:pPr>
        <w:widowControl w:val="0"/>
        <w:autoSpaceDE w:val="0"/>
        <w:autoSpaceDN w:val="0"/>
        <w:adjustRightInd w:val="0"/>
        <w:rPr>
          <w:rFonts w:cs="Times New Roman"/>
          <w:noProof/>
        </w:rPr>
      </w:pPr>
      <w:r w:rsidRPr="009F5D58">
        <w:rPr>
          <w:rFonts w:cs="Times New Roman"/>
          <w:noProof/>
        </w:rPr>
        <w:t xml:space="preserve">Johannsen, T. (2026) ‘Mission orientation, transfer competence, and the </w:t>
      </w:r>
      <w:r w:rsidR="00326003" w:rsidRPr="009F5D58">
        <w:rPr>
          <w:rFonts w:cs="Times New Roman"/>
          <w:noProof/>
        </w:rPr>
        <w:t>wheel of competencies</w:t>
      </w:r>
      <w:r w:rsidRPr="009F5D58">
        <w:rPr>
          <w:rFonts w:cs="Times New Roman"/>
          <w:noProof/>
        </w:rPr>
        <w:t xml:space="preserve">: </w:t>
      </w:r>
      <w:del w:id="429" w:author="Meliana Christianti J." w:date="2026-03-30T11:52:00Z" w16du:dateUtc="2026-03-30T04:52:00Z">
        <w:r w:rsidRPr="009F5D58" w:rsidDel="00326003">
          <w:rPr>
            <w:rFonts w:cs="Times New Roman"/>
            <w:noProof/>
          </w:rPr>
          <w:delText xml:space="preserve">a </w:delText>
        </w:r>
      </w:del>
      <w:ins w:id="430" w:author="Meliana Christianti J." w:date="2026-03-30T11:52:00Z" w16du:dateUtc="2026-03-30T04:52:00Z">
        <w:r w:rsidR="00326003">
          <w:rPr>
            <w:rFonts w:cs="Times New Roman"/>
            <w:noProof/>
          </w:rPr>
          <w:t>A</w:t>
        </w:r>
        <w:r w:rsidR="00326003" w:rsidRPr="009F5D58">
          <w:rPr>
            <w:rFonts w:cs="Times New Roman"/>
            <w:noProof/>
          </w:rPr>
          <w:t xml:space="preserve"> </w:t>
        </w:r>
      </w:ins>
      <w:r w:rsidRPr="009F5D58">
        <w:rPr>
          <w:rFonts w:cs="Times New Roman"/>
          <w:noProof/>
        </w:rPr>
        <w:t xml:space="preserve">framework for innovation-oriented collaboration and capacity building’, </w:t>
      </w:r>
      <w:r w:rsidRPr="009F5D58">
        <w:rPr>
          <w:rFonts w:cs="Times New Roman"/>
          <w:i/>
          <w:iCs/>
          <w:noProof/>
        </w:rPr>
        <w:t>Frontiers in Education</w:t>
      </w:r>
      <w:r w:rsidRPr="009F5D58">
        <w:rPr>
          <w:rFonts w:cs="Times New Roman"/>
          <w:noProof/>
        </w:rPr>
        <w:t>, 11</w:t>
      </w:r>
      <w:r w:rsidR="00271195">
        <w:rPr>
          <w:rFonts w:cs="Times New Roman"/>
          <w:noProof/>
        </w:rPr>
        <w:t>, 1</w:t>
      </w:r>
      <w:r w:rsidR="007375AD" w:rsidRPr="009F5D58">
        <w:rPr>
          <w:rFonts w:cs="Times New Roman"/>
          <w:noProof/>
        </w:rPr>
        <w:t>–</w:t>
      </w:r>
      <w:r w:rsidR="00271195">
        <w:rPr>
          <w:rFonts w:cs="Times New Roman"/>
          <w:noProof/>
        </w:rPr>
        <w:t>21</w:t>
      </w:r>
      <w:r w:rsidRPr="009F5D58">
        <w:rPr>
          <w:rFonts w:cs="Times New Roman"/>
          <w:noProof/>
        </w:rPr>
        <w:t xml:space="preserve">. </w:t>
      </w:r>
      <w:r w:rsidR="009134E4">
        <w:rPr>
          <w:rFonts w:cs="Times New Roman"/>
          <w:noProof/>
        </w:rPr>
        <w:t>doi</w:t>
      </w:r>
      <w:r w:rsidRPr="009F5D58">
        <w:rPr>
          <w:rFonts w:cs="Times New Roman"/>
          <w:noProof/>
        </w:rPr>
        <w:t>: https://doi.org/10.3389/feduc.2026.1709978.</w:t>
      </w:r>
    </w:p>
    <w:p w14:paraId="58EEF7A5" w14:textId="63D355DE" w:rsidR="009F5D58" w:rsidRPr="009F5D58" w:rsidRDefault="009F5D58" w:rsidP="009F5D58">
      <w:pPr>
        <w:widowControl w:val="0"/>
        <w:autoSpaceDE w:val="0"/>
        <w:autoSpaceDN w:val="0"/>
        <w:adjustRightInd w:val="0"/>
        <w:rPr>
          <w:rFonts w:cs="Times New Roman"/>
          <w:noProof/>
        </w:rPr>
      </w:pPr>
      <w:r w:rsidRPr="009F5D58">
        <w:rPr>
          <w:rFonts w:cs="Times New Roman"/>
          <w:noProof/>
        </w:rPr>
        <w:t xml:space="preserve">Labib, A.E., Canós, J.H. and Penadés, M.C. (2017) ‘On the way to learning style models integration: </w:t>
      </w:r>
      <w:del w:id="431" w:author="Meliana Christianti J." w:date="2026-03-30T11:52:00Z" w16du:dateUtc="2026-03-30T04:52:00Z">
        <w:r w:rsidRPr="009F5D58" w:rsidDel="00326003">
          <w:rPr>
            <w:rFonts w:cs="Times New Roman"/>
            <w:noProof/>
          </w:rPr>
          <w:delText xml:space="preserve">a </w:delText>
        </w:r>
      </w:del>
      <w:ins w:id="432" w:author="Meliana Christianti J." w:date="2026-03-30T11:52:00Z" w16du:dateUtc="2026-03-30T04:52:00Z">
        <w:r w:rsidR="00326003">
          <w:rPr>
            <w:rFonts w:cs="Times New Roman"/>
            <w:noProof/>
          </w:rPr>
          <w:t>A</w:t>
        </w:r>
        <w:r w:rsidR="00326003" w:rsidRPr="009F5D58">
          <w:rPr>
            <w:rFonts w:cs="Times New Roman"/>
            <w:noProof/>
          </w:rPr>
          <w:t xml:space="preserve"> </w:t>
        </w:r>
      </w:ins>
      <w:r w:rsidR="00326003" w:rsidRPr="009F5D58">
        <w:rPr>
          <w:rFonts w:cs="Times New Roman"/>
          <w:noProof/>
        </w:rPr>
        <w:t>learner’s characteristics ontology</w:t>
      </w:r>
      <w:r w:rsidRPr="009F5D58">
        <w:rPr>
          <w:rFonts w:cs="Times New Roman"/>
          <w:noProof/>
        </w:rPr>
        <w:t xml:space="preserve">’, </w:t>
      </w:r>
      <w:r w:rsidRPr="009F5D58">
        <w:rPr>
          <w:rFonts w:cs="Times New Roman"/>
          <w:i/>
          <w:iCs/>
          <w:noProof/>
        </w:rPr>
        <w:t>Computers in Human Behavior</w:t>
      </w:r>
      <w:r w:rsidRPr="009F5D58">
        <w:rPr>
          <w:rFonts w:cs="Times New Roman"/>
          <w:noProof/>
        </w:rPr>
        <w:t xml:space="preserve">, 73, 433–445. </w:t>
      </w:r>
      <w:r w:rsidR="009134E4">
        <w:rPr>
          <w:rFonts w:cs="Times New Roman"/>
          <w:noProof/>
        </w:rPr>
        <w:t>doi</w:t>
      </w:r>
      <w:r w:rsidRPr="009F5D58">
        <w:rPr>
          <w:rFonts w:cs="Times New Roman"/>
          <w:noProof/>
        </w:rPr>
        <w:t>: https://doi.org/10.1016/j.chb.2017.03.054.</w:t>
      </w:r>
    </w:p>
    <w:p w14:paraId="629F52C0" w14:textId="7C9D9FD6" w:rsidR="009F5D58" w:rsidRPr="009F5D58" w:rsidRDefault="009F5D58" w:rsidP="009F5D58">
      <w:pPr>
        <w:widowControl w:val="0"/>
        <w:autoSpaceDE w:val="0"/>
        <w:autoSpaceDN w:val="0"/>
        <w:adjustRightInd w:val="0"/>
        <w:rPr>
          <w:rFonts w:cs="Times New Roman"/>
          <w:noProof/>
        </w:rPr>
      </w:pPr>
      <w:r w:rsidRPr="009F5D58">
        <w:rPr>
          <w:rFonts w:cs="Times New Roman"/>
          <w:noProof/>
        </w:rPr>
        <w:t xml:space="preserve">Miller, G.A. (1956) ‘The magical number seven, plus or minus two: some limits on our capacity for processing information’, </w:t>
      </w:r>
      <w:r w:rsidRPr="009F5D58">
        <w:rPr>
          <w:rFonts w:cs="Times New Roman"/>
          <w:i/>
          <w:iCs/>
          <w:noProof/>
        </w:rPr>
        <w:t>Psychological Review</w:t>
      </w:r>
      <w:r w:rsidRPr="009F5D58">
        <w:rPr>
          <w:rFonts w:cs="Times New Roman"/>
          <w:noProof/>
        </w:rPr>
        <w:t xml:space="preserve">, 63(2), 81–97. </w:t>
      </w:r>
      <w:r w:rsidR="009134E4">
        <w:rPr>
          <w:rFonts w:cs="Times New Roman"/>
          <w:noProof/>
        </w:rPr>
        <w:t>doi</w:t>
      </w:r>
      <w:r w:rsidRPr="009F5D58">
        <w:rPr>
          <w:rFonts w:cs="Times New Roman"/>
          <w:noProof/>
        </w:rPr>
        <w:t>: https://doi.org/10.1037/h0043158.</w:t>
      </w:r>
    </w:p>
    <w:p w14:paraId="1536797A" w14:textId="6C032142" w:rsidR="009F5D58" w:rsidRPr="009F5D58" w:rsidRDefault="009F5D58" w:rsidP="009F5D58">
      <w:pPr>
        <w:widowControl w:val="0"/>
        <w:autoSpaceDE w:val="0"/>
        <w:autoSpaceDN w:val="0"/>
        <w:adjustRightInd w:val="0"/>
        <w:rPr>
          <w:rFonts w:cs="Times New Roman"/>
          <w:noProof/>
        </w:rPr>
      </w:pPr>
      <w:r w:rsidRPr="009F5D58">
        <w:rPr>
          <w:rFonts w:cs="Times New Roman"/>
          <w:noProof/>
        </w:rPr>
        <w:t xml:space="preserve">Mohammed, A.A. (2021) ‘Assessing the </w:t>
      </w:r>
      <w:r w:rsidR="00326003" w:rsidRPr="009F5D58">
        <w:rPr>
          <w:rFonts w:cs="Times New Roman"/>
          <w:noProof/>
        </w:rPr>
        <w:t>success of the perceived usefulness for knowledge management systems</w:t>
      </w:r>
      <w:r w:rsidRPr="009F5D58">
        <w:rPr>
          <w:rFonts w:cs="Times New Roman"/>
          <w:noProof/>
        </w:rPr>
        <w:t xml:space="preserve">: A </w:t>
      </w:r>
      <w:r w:rsidR="00326003" w:rsidRPr="009F5D58">
        <w:rPr>
          <w:rFonts w:cs="Times New Roman"/>
          <w:noProof/>
        </w:rPr>
        <w:t>case study of iraqi higher education</w:t>
      </w:r>
      <w:r w:rsidRPr="009F5D58">
        <w:rPr>
          <w:rFonts w:cs="Times New Roman"/>
          <w:noProof/>
        </w:rPr>
        <w:t xml:space="preserve">’, </w:t>
      </w:r>
      <w:r w:rsidRPr="009F5D58">
        <w:rPr>
          <w:rFonts w:cs="Times New Roman"/>
          <w:i/>
          <w:iCs/>
          <w:noProof/>
        </w:rPr>
        <w:t>International Journal of Knowledge Management</w:t>
      </w:r>
      <w:r w:rsidRPr="009F5D58">
        <w:rPr>
          <w:rFonts w:cs="Times New Roman"/>
          <w:noProof/>
        </w:rPr>
        <w:t xml:space="preserve">, 18(1), 1–24. </w:t>
      </w:r>
      <w:r w:rsidR="009134E4">
        <w:rPr>
          <w:rFonts w:cs="Times New Roman"/>
          <w:noProof/>
        </w:rPr>
        <w:t>doi</w:t>
      </w:r>
      <w:r w:rsidRPr="009F5D58">
        <w:rPr>
          <w:rFonts w:cs="Times New Roman"/>
          <w:noProof/>
        </w:rPr>
        <w:t>: https://doi.org/10.4018/IJKM.291098.</w:t>
      </w:r>
    </w:p>
    <w:p w14:paraId="65DEFC1C" w14:textId="0CC10B75" w:rsidR="009F5D58" w:rsidRPr="009F5D58" w:rsidRDefault="009F5D58" w:rsidP="009F5D58">
      <w:pPr>
        <w:widowControl w:val="0"/>
        <w:autoSpaceDE w:val="0"/>
        <w:autoSpaceDN w:val="0"/>
        <w:adjustRightInd w:val="0"/>
        <w:rPr>
          <w:rFonts w:cs="Times New Roman"/>
          <w:noProof/>
        </w:rPr>
      </w:pPr>
      <w:r w:rsidRPr="009F5D58">
        <w:rPr>
          <w:rFonts w:cs="Times New Roman"/>
          <w:noProof/>
        </w:rPr>
        <w:t xml:space="preserve">Ninghardjanti, P. </w:t>
      </w:r>
      <w:r w:rsidRPr="009F5D58">
        <w:rPr>
          <w:rFonts w:cs="Times New Roman"/>
          <w:i/>
          <w:iCs/>
          <w:noProof/>
        </w:rPr>
        <w:t>et al.</w:t>
      </w:r>
      <w:r w:rsidRPr="009F5D58">
        <w:rPr>
          <w:rFonts w:cs="Times New Roman"/>
          <w:noProof/>
        </w:rPr>
        <w:t xml:space="preserve"> (2025) ‘Evaluating the impact of AI on the critical thinking skills among the higher education students by combining the TAM model and critical thinking theory’, </w:t>
      </w:r>
      <w:r w:rsidRPr="009F5D58">
        <w:rPr>
          <w:rFonts w:cs="Times New Roman"/>
          <w:i/>
          <w:iCs/>
          <w:noProof/>
        </w:rPr>
        <w:t>Frontiers in Education</w:t>
      </w:r>
      <w:r w:rsidRPr="009F5D58">
        <w:rPr>
          <w:rFonts w:cs="Times New Roman"/>
          <w:noProof/>
        </w:rPr>
        <w:t xml:space="preserve">, 10, 1–23. </w:t>
      </w:r>
      <w:r w:rsidR="009134E4">
        <w:rPr>
          <w:rFonts w:cs="Times New Roman"/>
          <w:noProof/>
        </w:rPr>
        <w:t>doi</w:t>
      </w:r>
      <w:r w:rsidRPr="009F5D58">
        <w:rPr>
          <w:rFonts w:cs="Times New Roman"/>
          <w:noProof/>
        </w:rPr>
        <w:t>: https://doi.org/10.3389/feduc.2025.1719625.</w:t>
      </w:r>
    </w:p>
    <w:p w14:paraId="367AA041" w14:textId="5667992E" w:rsidR="009F5D58" w:rsidRPr="009F5D58" w:rsidRDefault="009F5D58" w:rsidP="009F5D58">
      <w:pPr>
        <w:widowControl w:val="0"/>
        <w:autoSpaceDE w:val="0"/>
        <w:autoSpaceDN w:val="0"/>
        <w:adjustRightInd w:val="0"/>
        <w:rPr>
          <w:rFonts w:cs="Times New Roman"/>
          <w:noProof/>
        </w:rPr>
      </w:pPr>
      <w:r w:rsidRPr="009F5D58">
        <w:rPr>
          <w:rFonts w:cs="Times New Roman"/>
          <w:noProof/>
        </w:rPr>
        <w:t xml:space="preserve">Ouyang, F., Xu, W. and Cukurova, M. (2023) ‘An artificial intelligence-driven learning analytics method to examine the collaborative problem-solving process from the complex adaptive systems perspective’, </w:t>
      </w:r>
      <w:r w:rsidRPr="009F5D58">
        <w:rPr>
          <w:rFonts w:cs="Times New Roman"/>
          <w:i/>
          <w:iCs/>
          <w:noProof/>
        </w:rPr>
        <w:t>International Journal of Computer-Supported Collaborative Learning</w:t>
      </w:r>
      <w:r w:rsidRPr="009F5D58">
        <w:rPr>
          <w:rFonts w:cs="Times New Roman"/>
          <w:noProof/>
        </w:rPr>
        <w:t xml:space="preserve">, 18, 39–66. </w:t>
      </w:r>
      <w:r w:rsidR="009134E4">
        <w:rPr>
          <w:rFonts w:cs="Times New Roman"/>
          <w:noProof/>
        </w:rPr>
        <w:t>doi</w:t>
      </w:r>
      <w:r w:rsidRPr="009F5D58">
        <w:rPr>
          <w:rFonts w:cs="Times New Roman"/>
          <w:noProof/>
        </w:rPr>
        <w:t>: https://doi.org/10.1007/s11412-023-09387-z.</w:t>
      </w:r>
    </w:p>
    <w:p w14:paraId="1962AE8A" w14:textId="5709B552" w:rsidR="009F5D58" w:rsidRPr="009F5D58" w:rsidRDefault="009F5D58" w:rsidP="009F5D58">
      <w:pPr>
        <w:widowControl w:val="0"/>
        <w:autoSpaceDE w:val="0"/>
        <w:autoSpaceDN w:val="0"/>
        <w:adjustRightInd w:val="0"/>
        <w:rPr>
          <w:rFonts w:cs="Times New Roman"/>
          <w:noProof/>
        </w:rPr>
      </w:pPr>
      <w:r w:rsidRPr="009F5D58">
        <w:rPr>
          <w:rFonts w:cs="Times New Roman"/>
          <w:noProof/>
        </w:rPr>
        <w:t xml:space="preserve">Paas, F. </w:t>
      </w:r>
      <w:r w:rsidRPr="009F5D58">
        <w:rPr>
          <w:rFonts w:cs="Times New Roman"/>
          <w:i/>
          <w:iCs/>
          <w:noProof/>
        </w:rPr>
        <w:t>et al.</w:t>
      </w:r>
      <w:r w:rsidRPr="009F5D58">
        <w:rPr>
          <w:rFonts w:cs="Times New Roman"/>
          <w:noProof/>
        </w:rPr>
        <w:t xml:space="preserve"> (2003) ‘Cognitive load measurement as a means to advance cognitive load theory’, </w:t>
      </w:r>
      <w:r w:rsidRPr="009F5D58">
        <w:rPr>
          <w:rFonts w:cs="Times New Roman"/>
          <w:i/>
          <w:iCs/>
          <w:noProof/>
        </w:rPr>
        <w:t>Educational Psychologist</w:t>
      </w:r>
      <w:r w:rsidRPr="009F5D58">
        <w:rPr>
          <w:rFonts w:cs="Times New Roman"/>
          <w:noProof/>
        </w:rPr>
        <w:t xml:space="preserve">, 38(1), 63–71. </w:t>
      </w:r>
      <w:r w:rsidR="009134E4">
        <w:rPr>
          <w:rFonts w:cs="Times New Roman"/>
          <w:noProof/>
        </w:rPr>
        <w:t>doi</w:t>
      </w:r>
      <w:r w:rsidRPr="009F5D58">
        <w:rPr>
          <w:rFonts w:cs="Times New Roman"/>
          <w:noProof/>
        </w:rPr>
        <w:t>: https://doi.org/10.1207/S15326985EP3801_8.</w:t>
      </w:r>
    </w:p>
    <w:p w14:paraId="79CE9E33" w14:textId="6593695D" w:rsidR="009F5D58" w:rsidRPr="009F5D58" w:rsidRDefault="009F5D58" w:rsidP="009F5D58">
      <w:pPr>
        <w:widowControl w:val="0"/>
        <w:autoSpaceDE w:val="0"/>
        <w:autoSpaceDN w:val="0"/>
        <w:adjustRightInd w:val="0"/>
        <w:rPr>
          <w:rFonts w:cs="Times New Roman"/>
          <w:noProof/>
        </w:rPr>
      </w:pPr>
      <w:r w:rsidRPr="009F5D58">
        <w:rPr>
          <w:rFonts w:cs="Times New Roman"/>
          <w:noProof/>
        </w:rPr>
        <w:t xml:space="preserve">Pischetola, M. (2021) ‘Re-imagining </w:t>
      </w:r>
      <w:r w:rsidR="00326003" w:rsidRPr="009F5D58">
        <w:rPr>
          <w:rFonts w:cs="Times New Roman"/>
          <w:noProof/>
        </w:rPr>
        <w:t>digital technology in education through critical and neo-materialist insights</w:t>
      </w:r>
      <w:r w:rsidRPr="009F5D58">
        <w:rPr>
          <w:rFonts w:cs="Times New Roman"/>
          <w:noProof/>
        </w:rPr>
        <w:t xml:space="preserve">’, </w:t>
      </w:r>
      <w:r w:rsidRPr="009F5D58">
        <w:rPr>
          <w:rFonts w:cs="Times New Roman"/>
          <w:i/>
          <w:iCs/>
          <w:noProof/>
        </w:rPr>
        <w:t>Digital Education Review</w:t>
      </w:r>
      <w:r w:rsidRPr="009F5D58">
        <w:rPr>
          <w:rFonts w:cs="Times New Roman"/>
          <w:noProof/>
        </w:rPr>
        <w:t xml:space="preserve">, (40), 154–171. </w:t>
      </w:r>
      <w:r w:rsidR="009134E4">
        <w:rPr>
          <w:rFonts w:cs="Times New Roman"/>
          <w:noProof/>
        </w:rPr>
        <w:t>doi</w:t>
      </w:r>
      <w:r w:rsidRPr="009F5D58">
        <w:rPr>
          <w:rFonts w:cs="Times New Roman"/>
          <w:noProof/>
        </w:rPr>
        <w:t>: https://doi.org/10.1344/der.2021.40.154-171.</w:t>
      </w:r>
    </w:p>
    <w:p w14:paraId="069801F8" w14:textId="679EC7A3" w:rsidR="009F5D58" w:rsidRPr="009F5D58" w:rsidRDefault="009F5D58" w:rsidP="009F5D58">
      <w:pPr>
        <w:widowControl w:val="0"/>
        <w:autoSpaceDE w:val="0"/>
        <w:autoSpaceDN w:val="0"/>
        <w:adjustRightInd w:val="0"/>
        <w:rPr>
          <w:rFonts w:cs="Times New Roman"/>
          <w:noProof/>
        </w:rPr>
      </w:pPr>
      <w:r w:rsidRPr="009F5D58">
        <w:rPr>
          <w:rFonts w:cs="Times New Roman"/>
          <w:noProof/>
        </w:rPr>
        <w:t xml:space="preserve">Prahalad, C.K. and Ramaswamy, V. (2004) ‘Co-creation experiences: The next practice in value </w:t>
      </w:r>
      <w:r w:rsidRPr="009F5D58">
        <w:rPr>
          <w:rFonts w:cs="Times New Roman"/>
          <w:noProof/>
        </w:rPr>
        <w:lastRenderedPageBreak/>
        <w:t xml:space="preserve">creation’, </w:t>
      </w:r>
      <w:r w:rsidRPr="009F5D58">
        <w:rPr>
          <w:rFonts w:cs="Times New Roman"/>
          <w:i/>
          <w:iCs/>
          <w:noProof/>
        </w:rPr>
        <w:t>Journal of Interactive Marketing</w:t>
      </w:r>
      <w:r w:rsidRPr="009F5D58">
        <w:rPr>
          <w:rFonts w:cs="Times New Roman"/>
          <w:noProof/>
        </w:rPr>
        <w:t xml:space="preserve">, 18(3), 5–14. </w:t>
      </w:r>
      <w:r w:rsidR="009134E4">
        <w:rPr>
          <w:rFonts w:cs="Times New Roman"/>
          <w:noProof/>
        </w:rPr>
        <w:t>doi</w:t>
      </w:r>
      <w:r w:rsidRPr="009F5D58">
        <w:rPr>
          <w:rFonts w:cs="Times New Roman"/>
          <w:noProof/>
        </w:rPr>
        <w:t>: https://doi.org/10.1002/dir.20015.</w:t>
      </w:r>
    </w:p>
    <w:p w14:paraId="109028E4" w14:textId="49A3A90A" w:rsidR="009F5D58" w:rsidRPr="009F5D58" w:rsidRDefault="009F5D58" w:rsidP="009F5D58">
      <w:pPr>
        <w:widowControl w:val="0"/>
        <w:autoSpaceDE w:val="0"/>
        <w:autoSpaceDN w:val="0"/>
        <w:adjustRightInd w:val="0"/>
        <w:rPr>
          <w:rFonts w:cs="Times New Roman"/>
          <w:noProof/>
        </w:rPr>
      </w:pPr>
      <w:r w:rsidRPr="009F5D58">
        <w:rPr>
          <w:rFonts w:cs="Times New Roman"/>
          <w:noProof/>
        </w:rPr>
        <w:t xml:space="preserve">Ramadevi, J. </w:t>
      </w:r>
      <w:r w:rsidRPr="009F5D58">
        <w:rPr>
          <w:rFonts w:cs="Times New Roman"/>
          <w:i/>
          <w:iCs/>
          <w:noProof/>
        </w:rPr>
        <w:t>et al.</w:t>
      </w:r>
      <w:r w:rsidRPr="009F5D58">
        <w:rPr>
          <w:rFonts w:cs="Times New Roman"/>
          <w:noProof/>
        </w:rPr>
        <w:t xml:space="preserve"> (2023) ‘AI enabled value-oriented collaborative learning: Centre for innovative education’, </w:t>
      </w:r>
      <w:r w:rsidRPr="009F5D58">
        <w:rPr>
          <w:rFonts w:cs="Times New Roman"/>
          <w:i/>
          <w:iCs/>
          <w:noProof/>
        </w:rPr>
        <w:t>Journal of High Technology Management Research</w:t>
      </w:r>
      <w:r w:rsidRPr="009F5D58">
        <w:rPr>
          <w:rFonts w:cs="Times New Roman"/>
          <w:noProof/>
        </w:rPr>
        <w:t xml:space="preserve">, 34(2), 100478. </w:t>
      </w:r>
      <w:r w:rsidR="009134E4">
        <w:rPr>
          <w:rFonts w:cs="Times New Roman"/>
          <w:noProof/>
        </w:rPr>
        <w:t>doi</w:t>
      </w:r>
      <w:r w:rsidRPr="009F5D58">
        <w:rPr>
          <w:rFonts w:cs="Times New Roman"/>
          <w:noProof/>
        </w:rPr>
        <w:t>: https://doi.org/10.1016/j.hitech.2023.100478.</w:t>
      </w:r>
    </w:p>
    <w:p w14:paraId="057D633C" w14:textId="78B3744A" w:rsidR="009F5D58" w:rsidRPr="009F5D58" w:rsidRDefault="009F5D58" w:rsidP="009F5D58">
      <w:pPr>
        <w:widowControl w:val="0"/>
        <w:autoSpaceDE w:val="0"/>
        <w:autoSpaceDN w:val="0"/>
        <w:adjustRightInd w:val="0"/>
        <w:rPr>
          <w:rFonts w:cs="Times New Roman"/>
          <w:noProof/>
        </w:rPr>
      </w:pPr>
      <w:r w:rsidRPr="009F5D58">
        <w:rPr>
          <w:rFonts w:cs="Times New Roman"/>
          <w:noProof/>
        </w:rPr>
        <w:t xml:space="preserve">Redmond, P. </w:t>
      </w:r>
      <w:r w:rsidRPr="009F5D58">
        <w:rPr>
          <w:rFonts w:cs="Times New Roman"/>
          <w:i/>
          <w:iCs/>
          <w:noProof/>
        </w:rPr>
        <w:t>et al.</w:t>
      </w:r>
      <w:r w:rsidRPr="009F5D58">
        <w:rPr>
          <w:rFonts w:cs="Times New Roman"/>
          <w:noProof/>
        </w:rPr>
        <w:t xml:space="preserve"> (2018) ‘An online engagement framework for higher education’, </w:t>
      </w:r>
      <w:r w:rsidRPr="009F5D58">
        <w:rPr>
          <w:rFonts w:cs="Times New Roman"/>
          <w:i/>
          <w:iCs/>
          <w:noProof/>
        </w:rPr>
        <w:t>Online Learning Journal</w:t>
      </w:r>
      <w:r w:rsidRPr="009F5D58">
        <w:rPr>
          <w:rFonts w:cs="Times New Roman"/>
          <w:noProof/>
        </w:rPr>
        <w:t xml:space="preserve">, 22(1), 183–204. </w:t>
      </w:r>
      <w:r w:rsidR="009134E4">
        <w:rPr>
          <w:rFonts w:cs="Times New Roman"/>
          <w:noProof/>
        </w:rPr>
        <w:t>doi</w:t>
      </w:r>
      <w:r w:rsidRPr="009F5D58">
        <w:rPr>
          <w:rFonts w:cs="Times New Roman"/>
          <w:noProof/>
        </w:rPr>
        <w:t>: https://doi.org/10.24059/olj.v22i1.1175.</w:t>
      </w:r>
    </w:p>
    <w:p w14:paraId="3654B550" w14:textId="20269C62" w:rsidR="009F5D58" w:rsidRPr="009F5D58" w:rsidRDefault="009F5D58" w:rsidP="009F5D58">
      <w:pPr>
        <w:widowControl w:val="0"/>
        <w:autoSpaceDE w:val="0"/>
        <w:autoSpaceDN w:val="0"/>
        <w:adjustRightInd w:val="0"/>
        <w:rPr>
          <w:rFonts w:cs="Times New Roman"/>
          <w:noProof/>
        </w:rPr>
      </w:pPr>
      <w:r w:rsidRPr="009F5D58">
        <w:rPr>
          <w:rFonts w:cs="Times New Roman"/>
          <w:noProof/>
        </w:rPr>
        <w:t xml:space="preserve">Robayo-Pinzon, O. </w:t>
      </w:r>
      <w:r w:rsidRPr="009F5D58">
        <w:rPr>
          <w:rFonts w:cs="Times New Roman"/>
          <w:i/>
          <w:iCs/>
          <w:noProof/>
        </w:rPr>
        <w:t>et al.</w:t>
      </w:r>
      <w:r w:rsidRPr="009F5D58">
        <w:rPr>
          <w:rFonts w:cs="Times New Roman"/>
          <w:noProof/>
        </w:rPr>
        <w:t xml:space="preserve"> (2023) ‘Artificial </w:t>
      </w:r>
      <w:r w:rsidR="00326003" w:rsidRPr="009F5D58">
        <w:rPr>
          <w:rFonts w:cs="Times New Roman"/>
          <w:noProof/>
        </w:rPr>
        <w:t>intelligence and the value co-creation process in higher education institutions</w:t>
      </w:r>
      <w:r w:rsidRPr="009F5D58">
        <w:rPr>
          <w:rFonts w:cs="Times New Roman"/>
          <w:noProof/>
        </w:rPr>
        <w:t xml:space="preserve">’, </w:t>
      </w:r>
      <w:r w:rsidRPr="009F5D58">
        <w:rPr>
          <w:rFonts w:cs="Times New Roman"/>
          <w:i/>
          <w:iCs/>
          <w:noProof/>
        </w:rPr>
        <w:t>International Journal of Human-Computer Interaction</w:t>
      </w:r>
      <w:r w:rsidRPr="009F5D58">
        <w:rPr>
          <w:rFonts w:cs="Times New Roman"/>
          <w:noProof/>
        </w:rPr>
        <w:t xml:space="preserve">, 40(20), 6659–6675. </w:t>
      </w:r>
      <w:r w:rsidR="009134E4">
        <w:rPr>
          <w:rFonts w:cs="Times New Roman"/>
          <w:noProof/>
        </w:rPr>
        <w:t>doi</w:t>
      </w:r>
      <w:r w:rsidRPr="009F5D58">
        <w:rPr>
          <w:rFonts w:cs="Times New Roman"/>
          <w:noProof/>
        </w:rPr>
        <w:t>: https://doi.org/10.1080/10447318.2023.2259722.</w:t>
      </w:r>
    </w:p>
    <w:p w14:paraId="6ABC8099" w14:textId="38AB6214" w:rsidR="009F5D58" w:rsidRPr="009F5D58" w:rsidRDefault="009F5D58" w:rsidP="009F5D58">
      <w:pPr>
        <w:widowControl w:val="0"/>
        <w:autoSpaceDE w:val="0"/>
        <w:autoSpaceDN w:val="0"/>
        <w:adjustRightInd w:val="0"/>
        <w:rPr>
          <w:rFonts w:cs="Times New Roman"/>
          <w:noProof/>
        </w:rPr>
      </w:pPr>
      <w:r w:rsidRPr="009F5D58">
        <w:rPr>
          <w:rFonts w:cs="Times New Roman"/>
          <w:noProof/>
        </w:rPr>
        <w:t xml:space="preserve">Robins, A. V. (2022) ‘Dual </w:t>
      </w:r>
      <w:r w:rsidR="00326003" w:rsidRPr="009F5D58">
        <w:rPr>
          <w:rFonts w:cs="Times New Roman"/>
          <w:noProof/>
        </w:rPr>
        <w:t>process theories</w:t>
      </w:r>
      <w:r w:rsidRPr="009F5D58">
        <w:rPr>
          <w:rFonts w:cs="Times New Roman"/>
          <w:noProof/>
        </w:rPr>
        <w:t xml:space="preserve">: Computing </w:t>
      </w:r>
      <w:r w:rsidR="00326003" w:rsidRPr="009F5D58">
        <w:rPr>
          <w:rFonts w:cs="Times New Roman"/>
          <w:noProof/>
        </w:rPr>
        <w:t>cognition in context</w:t>
      </w:r>
      <w:r w:rsidRPr="009F5D58">
        <w:rPr>
          <w:rFonts w:cs="Times New Roman"/>
          <w:noProof/>
        </w:rPr>
        <w:t xml:space="preserve">’, </w:t>
      </w:r>
      <w:r w:rsidRPr="009F5D58">
        <w:rPr>
          <w:rFonts w:cs="Times New Roman"/>
          <w:i/>
          <w:iCs/>
          <w:noProof/>
        </w:rPr>
        <w:t>ACM Transactions on Computing Education</w:t>
      </w:r>
      <w:r w:rsidRPr="009F5D58">
        <w:rPr>
          <w:rFonts w:cs="Times New Roman"/>
          <w:noProof/>
        </w:rPr>
        <w:t>, 22(4)</w:t>
      </w:r>
      <w:r w:rsidR="00271195">
        <w:rPr>
          <w:rFonts w:cs="Times New Roman"/>
          <w:noProof/>
        </w:rPr>
        <w:t>, 1</w:t>
      </w:r>
      <w:r w:rsidR="007375AD" w:rsidRPr="009F5D58">
        <w:rPr>
          <w:rFonts w:cs="Times New Roman"/>
          <w:noProof/>
        </w:rPr>
        <w:t>–</w:t>
      </w:r>
      <w:r w:rsidR="00271195">
        <w:rPr>
          <w:rFonts w:cs="Times New Roman"/>
          <w:noProof/>
        </w:rPr>
        <w:t>31</w:t>
      </w:r>
      <w:r w:rsidRPr="009F5D58">
        <w:rPr>
          <w:rFonts w:cs="Times New Roman"/>
          <w:noProof/>
        </w:rPr>
        <w:t xml:space="preserve">. </w:t>
      </w:r>
      <w:r w:rsidR="009134E4">
        <w:rPr>
          <w:rFonts w:cs="Times New Roman"/>
          <w:noProof/>
        </w:rPr>
        <w:t>doi</w:t>
      </w:r>
      <w:r w:rsidRPr="009F5D58">
        <w:rPr>
          <w:rFonts w:cs="Times New Roman"/>
          <w:noProof/>
        </w:rPr>
        <w:t>: https://doi.org/10.1145/3487055.</w:t>
      </w:r>
    </w:p>
    <w:p w14:paraId="5C9E52CF" w14:textId="52005380" w:rsidR="009F5D58" w:rsidRPr="009F5D58" w:rsidRDefault="009F5D58" w:rsidP="009F5D58">
      <w:pPr>
        <w:widowControl w:val="0"/>
        <w:autoSpaceDE w:val="0"/>
        <w:autoSpaceDN w:val="0"/>
        <w:adjustRightInd w:val="0"/>
        <w:rPr>
          <w:rFonts w:cs="Times New Roman"/>
          <w:noProof/>
        </w:rPr>
      </w:pPr>
      <w:r w:rsidRPr="009F5D58">
        <w:rPr>
          <w:rFonts w:cs="Times New Roman"/>
          <w:noProof/>
        </w:rPr>
        <w:t xml:space="preserve">Robinson, H.A., Kilgore, W. and Warren, S.J. (2017) ‘Care, communication, learner support: Designing meaningful online collaborative learning’, </w:t>
      </w:r>
      <w:r w:rsidRPr="009F5D58">
        <w:rPr>
          <w:rFonts w:cs="Times New Roman"/>
          <w:i/>
          <w:iCs/>
          <w:noProof/>
        </w:rPr>
        <w:t>Online Learning Journal</w:t>
      </w:r>
      <w:r w:rsidRPr="009F5D58">
        <w:rPr>
          <w:rFonts w:cs="Times New Roman"/>
          <w:noProof/>
        </w:rPr>
        <w:t xml:space="preserve">, 21(4), 29–51. </w:t>
      </w:r>
      <w:r w:rsidR="009134E4">
        <w:rPr>
          <w:rFonts w:cs="Times New Roman"/>
          <w:noProof/>
        </w:rPr>
        <w:t>doi</w:t>
      </w:r>
      <w:r w:rsidRPr="009F5D58">
        <w:rPr>
          <w:rFonts w:cs="Times New Roman"/>
          <w:noProof/>
        </w:rPr>
        <w:t>: https://doi.org/10.24059/olj.v21i4.1240.</w:t>
      </w:r>
    </w:p>
    <w:p w14:paraId="40DBB840" w14:textId="6B47A79F" w:rsidR="009F5D58" w:rsidRPr="009F5D58" w:rsidDel="00E34266" w:rsidRDefault="009F5D58" w:rsidP="009F5D58">
      <w:pPr>
        <w:widowControl w:val="0"/>
        <w:autoSpaceDE w:val="0"/>
        <w:autoSpaceDN w:val="0"/>
        <w:adjustRightInd w:val="0"/>
        <w:rPr>
          <w:del w:id="433" w:author="Meliana Christianti J." w:date="2026-03-30T03:25:00Z" w16du:dateUtc="2026-03-29T20:25:00Z"/>
          <w:rFonts w:cs="Times New Roman"/>
          <w:noProof/>
        </w:rPr>
      </w:pPr>
      <w:del w:id="434" w:author="Meliana Christianti J." w:date="2026-03-30T03:25:00Z" w16du:dateUtc="2026-03-29T20:25:00Z">
        <w:r w:rsidRPr="003C41E9" w:rsidDel="00E34266">
          <w:rPr>
            <w:rFonts w:cs="Times New Roman"/>
            <w:noProof/>
            <w:highlight w:val="lightGray"/>
            <w:rPrChange w:id="435" w:author="Meliana Christianti J." w:date="2026-03-30T03:35:00Z" w16du:dateUtc="2026-03-29T20:35:00Z">
              <w:rPr>
                <w:rFonts w:cs="Times New Roman"/>
                <w:noProof/>
              </w:rPr>
            </w:rPrChange>
          </w:rPr>
          <w:delText xml:space="preserve">Ryan, R.M. and Deci, E.L. (2000) ‘Intrinsic and Extrinsic Motivations: Classic Definitions and New Directions’, </w:delText>
        </w:r>
        <w:r w:rsidRPr="003C41E9" w:rsidDel="00E34266">
          <w:rPr>
            <w:rFonts w:cs="Times New Roman"/>
            <w:i/>
            <w:iCs/>
            <w:noProof/>
            <w:highlight w:val="lightGray"/>
            <w:rPrChange w:id="436" w:author="Meliana Christianti J." w:date="2026-03-30T03:35:00Z" w16du:dateUtc="2026-03-29T20:35:00Z">
              <w:rPr>
                <w:rFonts w:cs="Times New Roman"/>
                <w:i/>
                <w:iCs/>
                <w:noProof/>
              </w:rPr>
            </w:rPrChange>
          </w:rPr>
          <w:delText>Contemporary Educational Psychology</w:delText>
        </w:r>
        <w:r w:rsidRPr="003C41E9" w:rsidDel="00E34266">
          <w:rPr>
            <w:rFonts w:cs="Times New Roman"/>
            <w:noProof/>
            <w:highlight w:val="lightGray"/>
            <w:rPrChange w:id="437" w:author="Meliana Christianti J." w:date="2026-03-30T03:35:00Z" w16du:dateUtc="2026-03-29T20:35:00Z">
              <w:rPr>
                <w:rFonts w:cs="Times New Roman"/>
                <w:noProof/>
              </w:rPr>
            </w:rPrChange>
          </w:rPr>
          <w:delText xml:space="preserve">, 25(1), 54–67. </w:delText>
        </w:r>
        <w:r w:rsidR="009134E4" w:rsidRPr="003C41E9" w:rsidDel="00E34266">
          <w:rPr>
            <w:rFonts w:cs="Times New Roman"/>
            <w:noProof/>
            <w:highlight w:val="lightGray"/>
            <w:rPrChange w:id="438" w:author="Meliana Christianti J." w:date="2026-03-30T03:35:00Z" w16du:dateUtc="2026-03-29T20:35:00Z">
              <w:rPr>
                <w:rFonts w:cs="Times New Roman"/>
                <w:noProof/>
              </w:rPr>
            </w:rPrChange>
          </w:rPr>
          <w:delText>doi</w:delText>
        </w:r>
        <w:r w:rsidRPr="003C41E9" w:rsidDel="00E34266">
          <w:rPr>
            <w:rFonts w:cs="Times New Roman"/>
            <w:noProof/>
            <w:highlight w:val="lightGray"/>
            <w:rPrChange w:id="439" w:author="Meliana Christianti J." w:date="2026-03-30T03:35:00Z" w16du:dateUtc="2026-03-29T20:35:00Z">
              <w:rPr>
                <w:rFonts w:cs="Times New Roman"/>
                <w:noProof/>
              </w:rPr>
            </w:rPrChange>
          </w:rPr>
          <w:delText>: https://doi.org/10.1006/ceps.1999.1020.</w:delText>
        </w:r>
      </w:del>
    </w:p>
    <w:p w14:paraId="48383C0D" w14:textId="5C5552CC" w:rsidR="009F5D58" w:rsidRPr="009F5D58" w:rsidRDefault="009F5D58" w:rsidP="009F5D58">
      <w:pPr>
        <w:widowControl w:val="0"/>
        <w:autoSpaceDE w:val="0"/>
        <w:autoSpaceDN w:val="0"/>
        <w:adjustRightInd w:val="0"/>
        <w:rPr>
          <w:rFonts w:cs="Times New Roman"/>
          <w:noProof/>
        </w:rPr>
      </w:pPr>
      <w:r w:rsidRPr="009F5D58">
        <w:rPr>
          <w:rFonts w:cs="Times New Roman"/>
          <w:noProof/>
        </w:rPr>
        <w:t xml:space="preserve">Shal, T. </w:t>
      </w:r>
      <w:r w:rsidRPr="009F5D58">
        <w:rPr>
          <w:rFonts w:cs="Times New Roman"/>
          <w:i/>
          <w:iCs/>
          <w:noProof/>
        </w:rPr>
        <w:t>et al.</w:t>
      </w:r>
      <w:r w:rsidRPr="009F5D58">
        <w:rPr>
          <w:rFonts w:cs="Times New Roman"/>
          <w:noProof/>
        </w:rPr>
        <w:t xml:space="preserve"> (202</w:t>
      </w:r>
      <w:r w:rsidR="0055557A">
        <w:rPr>
          <w:rFonts w:cs="Times New Roman"/>
          <w:noProof/>
        </w:rPr>
        <w:t>5</w:t>
      </w:r>
      <w:r w:rsidRPr="009F5D58">
        <w:rPr>
          <w:rFonts w:cs="Times New Roman"/>
          <w:noProof/>
        </w:rPr>
        <w:t xml:space="preserve">) ‘Higher </w:t>
      </w:r>
      <w:del w:id="440" w:author="Meliana Christianti J." w:date="2026-03-30T11:54:00Z" w16du:dateUtc="2026-03-30T04:54:00Z">
        <w:r w:rsidRPr="009F5D58" w:rsidDel="00326003">
          <w:rPr>
            <w:rFonts w:cs="Times New Roman"/>
            <w:noProof/>
          </w:rPr>
          <w:delText xml:space="preserve">Education </w:delText>
        </w:r>
      </w:del>
      <w:ins w:id="441" w:author="Meliana Christianti J." w:date="2026-03-30T11:54:00Z" w16du:dateUtc="2026-03-30T04:54:00Z">
        <w:r w:rsidR="00326003">
          <w:rPr>
            <w:rFonts w:cs="Times New Roman"/>
            <w:noProof/>
          </w:rPr>
          <w:t>e</w:t>
        </w:r>
        <w:r w:rsidR="00326003" w:rsidRPr="009F5D58">
          <w:rPr>
            <w:rFonts w:cs="Times New Roman"/>
            <w:noProof/>
          </w:rPr>
          <w:t xml:space="preserve">ducation </w:t>
        </w:r>
      </w:ins>
      <w:r w:rsidRPr="009F5D58">
        <w:rPr>
          <w:rFonts w:cs="Times New Roman"/>
          <w:noProof/>
        </w:rPr>
        <w:t xml:space="preserve">4.0: capturing the voices of faculty members’, </w:t>
      </w:r>
      <w:r w:rsidRPr="009F5D58">
        <w:rPr>
          <w:rFonts w:cs="Times New Roman"/>
          <w:i/>
          <w:iCs/>
          <w:noProof/>
        </w:rPr>
        <w:t>Frontiers in Education</w:t>
      </w:r>
      <w:r w:rsidRPr="009F5D58">
        <w:rPr>
          <w:rFonts w:cs="Times New Roman"/>
          <w:noProof/>
        </w:rPr>
        <w:t xml:space="preserve">, 10, 1–14. </w:t>
      </w:r>
      <w:r w:rsidR="009134E4">
        <w:rPr>
          <w:rFonts w:cs="Times New Roman"/>
          <w:noProof/>
        </w:rPr>
        <w:t>doi</w:t>
      </w:r>
      <w:r w:rsidRPr="009F5D58">
        <w:rPr>
          <w:rFonts w:cs="Times New Roman"/>
          <w:noProof/>
        </w:rPr>
        <w:t>: https://doi.org/10.3389/feduc.2025.1626340.</w:t>
      </w:r>
    </w:p>
    <w:p w14:paraId="30649F88" w14:textId="027A76B4" w:rsidR="009F5D58" w:rsidRPr="009F5D58" w:rsidRDefault="009F5D58" w:rsidP="009F5D58">
      <w:pPr>
        <w:widowControl w:val="0"/>
        <w:autoSpaceDE w:val="0"/>
        <w:autoSpaceDN w:val="0"/>
        <w:adjustRightInd w:val="0"/>
        <w:rPr>
          <w:rFonts w:cs="Times New Roman"/>
          <w:noProof/>
        </w:rPr>
      </w:pPr>
      <w:r w:rsidRPr="009F5D58">
        <w:rPr>
          <w:rFonts w:cs="Times New Roman"/>
          <w:noProof/>
        </w:rPr>
        <w:t xml:space="preserve">Sidi, Y., Blau, I. and Shamir-Inbal, T. (2022) ‘Mapping active and collaborative learning in higher education through annotations in hyper-video by learning analytics’, </w:t>
      </w:r>
      <w:r w:rsidRPr="009F5D58">
        <w:rPr>
          <w:rFonts w:cs="Times New Roman"/>
          <w:i/>
          <w:iCs/>
          <w:noProof/>
        </w:rPr>
        <w:t>Journal of Computer Assisted Learning</w:t>
      </w:r>
      <w:r w:rsidRPr="009F5D58">
        <w:rPr>
          <w:rFonts w:cs="Times New Roman"/>
          <w:noProof/>
        </w:rPr>
        <w:t>, 38(6), 1752</w:t>
      </w:r>
      <w:r w:rsidR="007375AD" w:rsidRPr="009F5D58">
        <w:rPr>
          <w:rFonts w:cs="Times New Roman"/>
          <w:noProof/>
        </w:rPr>
        <w:t>–</w:t>
      </w:r>
      <w:r w:rsidRPr="009F5D58">
        <w:rPr>
          <w:rFonts w:cs="Times New Roman"/>
          <w:noProof/>
        </w:rPr>
        <w:t xml:space="preserve">1764. </w:t>
      </w:r>
      <w:r w:rsidR="009134E4">
        <w:rPr>
          <w:rFonts w:cs="Times New Roman"/>
          <w:noProof/>
        </w:rPr>
        <w:t>doi</w:t>
      </w:r>
      <w:r w:rsidRPr="009F5D58">
        <w:rPr>
          <w:rFonts w:cs="Times New Roman"/>
          <w:noProof/>
        </w:rPr>
        <w:t>: https://doi.org/10.1111/jcal.12714.</w:t>
      </w:r>
    </w:p>
    <w:p w14:paraId="1F48F1F6" w14:textId="5B81D4E2" w:rsidR="009F5D58" w:rsidRPr="009F5D58" w:rsidRDefault="009F5D58" w:rsidP="009F5D58">
      <w:pPr>
        <w:widowControl w:val="0"/>
        <w:autoSpaceDE w:val="0"/>
        <w:autoSpaceDN w:val="0"/>
        <w:adjustRightInd w:val="0"/>
        <w:rPr>
          <w:rFonts w:cs="Times New Roman"/>
          <w:noProof/>
        </w:rPr>
      </w:pPr>
      <w:r w:rsidRPr="009F5D58">
        <w:rPr>
          <w:rFonts w:cs="Times New Roman"/>
          <w:noProof/>
        </w:rPr>
        <w:t xml:space="preserve">Sweller, J., Van Merrienboer, J.J.G. and Paas, F.G.W.C. (1998) ‘Cognitive </w:t>
      </w:r>
      <w:r w:rsidR="00326003" w:rsidRPr="009F5D58">
        <w:rPr>
          <w:rFonts w:cs="Times New Roman"/>
          <w:noProof/>
        </w:rPr>
        <w:t>architecture and instructional design</w:t>
      </w:r>
      <w:r w:rsidRPr="009F5D58">
        <w:rPr>
          <w:rFonts w:cs="Times New Roman"/>
          <w:noProof/>
        </w:rPr>
        <w:t xml:space="preserve">’, </w:t>
      </w:r>
      <w:r w:rsidRPr="009F5D58">
        <w:rPr>
          <w:rFonts w:cs="Times New Roman"/>
          <w:i/>
          <w:iCs/>
          <w:noProof/>
        </w:rPr>
        <w:t>Educational Psychology Review</w:t>
      </w:r>
      <w:r w:rsidRPr="009F5D58">
        <w:rPr>
          <w:rFonts w:cs="Times New Roman"/>
          <w:noProof/>
        </w:rPr>
        <w:t xml:space="preserve">, 10(3), 251–296. </w:t>
      </w:r>
      <w:r w:rsidR="009134E4">
        <w:rPr>
          <w:rFonts w:cs="Times New Roman"/>
          <w:noProof/>
        </w:rPr>
        <w:t>doi</w:t>
      </w:r>
      <w:r w:rsidRPr="009F5D58">
        <w:rPr>
          <w:rFonts w:cs="Times New Roman"/>
          <w:noProof/>
        </w:rPr>
        <w:t>: https://doi.org/10.1023/A:1022193728205.</w:t>
      </w:r>
    </w:p>
    <w:p w14:paraId="4C771DC4" w14:textId="75C09200" w:rsidR="009F5D58" w:rsidRPr="009F5D58" w:rsidRDefault="009F5D58" w:rsidP="009F5D58">
      <w:pPr>
        <w:widowControl w:val="0"/>
        <w:autoSpaceDE w:val="0"/>
        <w:autoSpaceDN w:val="0"/>
        <w:adjustRightInd w:val="0"/>
        <w:rPr>
          <w:rFonts w:cs="Times New Roman"/>
          <w:noProof/>
        </w:rPr>
      </w:pPr>
      <w:r w:rsidRPr="009F5D58">
        <w:rPr>
          <w:rFonts w:cs="Times New Roman"/>
          <w:noProof/>
        </w:rPr>
        <w:t xml:space="preserve">Szynkiewicz, J. (2025) ‘Exploring the </w:t>
      </w:r>
      <w:r w:rsidR="00326003" w:rsidRPr="009F5D58">
        <w:rPr>
          <w:rFonts w:cs="Times New Roman"/>
          <w:noProof/>
        </w:rPr>
        <w:t>envisioned identity of computing students</w:t>
      </w:r>
      <w:r w:rsidRPr="009F5D58">
        <w:rPr>
          <w:rFonts w:cs="Times New Roman"/>
          <w:noProof/>
        </w:rPr>
        <w:t xml:space="preserve">: Insights from Norway’, </w:t>
      </w:r>
      <w:r w:rsidRPr="009F5D58">
        <w:rPr>
          <w:rFonts w:cs="Times New Roman"/>
          <w:i/>
          <w:iCs/>
          <w:noProof/>
        </w:rPr>
        <w:t>ACM Transactions on Computing Education</w:t>
      </w:r>
      <w:r w:rsidRPr="009F5D58">
        <w:rPr>
          <w:rFonts w:cs="Times New Roman"/>
          <w:noProof/>
        </w:rPr>
        <w:t xml:space="preserve">, 25(3), </w:t>
      </w:r>
      <w:r w:rsidR="00504C33">
        <w:rPr>
          <w:rFonts w:cs="Times New Roman"/>
          <w:noProof/>
        </w:rPr>
        <w:t>1</w:t>
      </w:r>
      <w:r w:rsidR="007375AD" w:rsidRPr="009F5D58">
        <w:rPr>
          <w:rFonts w:cs="Times New Roman"/>
          <w:noProof/>
        </w:rPr>
        <w:t>–</w:t>
      </w:r>
      <w:r w:rsidRPr="009F5D58">
        <w:rPr>
          <w:rFonts w:cs="Times New Roman"/>
          <w:noProof/>
        </w:rPr>
        <w:t xml:space="preserve">29. </w:t>
      </w:r>
      <w:r w:rsidR="009134E4">
        <w:rPr>
          <w:rFonts w:cs="Times New Roman"/>
          <w:noProof/>
        </w:rPr>
        <w:t>doi</w:t>
      </w:r>
      <w:r w:rsidRPr="009F5D58">
        <w:rPr>
          <w:rFonts w:cs="Times New Roman"/>
          <w:noProof/>
        </w:rPr>
        <w:t>: https://doi.org/10.1145/3744752.</w:t>
      </w:r>
    </w:p>
    <w:p w14:paraId="10BDD946" w14:textId="53FF186E" w:rsidR="009F5D58" w:rsidRPr="009F5D58" w:rsidRDefault="009F5D58" w:rsidP="009F5D58">
      <w:pPr>
        <w:widowControl w:val="0"/>
        <w:autoSpaceDE w:val="0"/>
        <w:autoSpaceDN w:val="0"/>
        <w:adjustRightInd w:val="0"/>
        <w:rPr>
          <w:rFonts w:cs="Times New Roman"/>
          <w:noProof/>
        </w:rPr>
      </w:pPr>
      <w:r w:rsidRPr="009F5D58">
        <w:rPr>
          <w:rFonts w:cs="Times New Roman"/>
          <w:noProof/>
        </w:rPr>
        <w:t xml:space="preserve">Taft, S.H. (2019) ‘One </w:t>
      </w:r>
      <w:r w:rsidR="00326003" w:rsidRPr="009F5D58">
        <w:rPr>
          <w:rFonts w:cs="Times New Roman"/>
          <w:noProof/>
        </w:rPr>
        <w:t>size does not fit all</w:t>
      </w:r>
      <w:r w:rsidRPr="009F5D58">
        <w:rPr>
          <w:rFonts w:cs="Times New Roman"/>
          <w:noProof/>
        </w:rPr>
        <w:t xml:space="preserve">: Toward an </w:t>
      </w:r>
      <w:r w:rsidR="00326003" w:rsidRPr="009F5D58">
        <w:rPr>
          <w:rFonts w:cs="Times New Roman"/>
          <w:noProof/>
        </w:rPr>
        <w:t>evidence-based framework for determining online course enrollment sizes in higher education</w:t>
      </w:r>
      <w:r w:rsidRPr="009F5D58">
        <w:rPr>
          <w:rFonts w:cs="Times New Roman"/>
          <w:noProof/>
        </w:rPr>
        <w:t xml:space="preserve">’, </w:t>
      </w:r>
      <w:r w:rsidRPr="009F5D58">
        <w:rPr>
          <w:rFonts w:cs="Times New Roman"/>
          <w:i/>
          <w:iCs/>
          <w:noProof/>
        </w:rPr>
        <w:t>Online Learning Journal</w:t>
      </w:r>
      <w:r w:rsidRPr="009F5D58">
        <w:rPr>
          <w:rFonts w:cs="Times New Roman"/>
          <w:noProof/>
        </w:rPr>
        <w:t xml:space="preserve">, 23(3), 188–233. </w:t>
      </w:r>
      <w:r w:rsidR="009134E4">
        <w:rPr>
          <w:rFonts w:cs="Times New Roman"/>
          <w:noProof/>
        </w:rPr>
        <w:t>doi</w:t>
      </w:r>
      <w:r w:rsidRPr="009F5D58">
        <w:rPr>
          <w:rFonts w:cs="Times New Roman"/>
          <w:noProof/>
        </w:rPr>
        <w:t>: https://doi.org/10.24059/olj.v23i3.1534.</w:t>
      </w:r>
    </w:p>
    <w:p w14:paraId="5E450993" w14:textId="452182F5" w:rsidR="009F5D58" w:rsidRPr="009F5D58" w:rsidRDefault="009F5D58" w:rsidP="009F5D58">
      <w:pPr>
        <w:widowControl w:val="0"/>
        <w:autoSpaceDE w:val="0"/>
        <w:autoSpaceDN w:val="0"/>
        <w:adjustRightInd w:val="0"/>
        <w:rPr>
          <w:rFonts w:cs="Times New Roman"/>
          <w:noProof/>
        </w:rPr>
      </w:pPr>
      <w:r w:rsidRPr="009F5D58">
        <w:rPr>
          <w:rFonts w:cs="Times New Roman"/>
          <w:noProof/>
        </w:rPr>
        <w:t xml:space="preserve">Tan, C. (2022) ‘Online </w:t>
      </w:r>
      <w:r w:rsidR="00326003" w:rsidRPr="009F5D58">
        <w:rPr>
          <w:rFonts w:cs="Times New Roman"/>
          <w:noProof/>
        </w:rPr>
        <w:t>collaborative learning using microsoft teams in higher education amid</w:t>
      </w:r>
      <w:r w:rsidRPr="009F5D58">
        <w:rPr>
          <w:rFonts w:cs="Times New Roman"/>
          <w:noProof/>
        </w:rPr>
        <w:t xml:space="preserve"> COVID-19’, </w:t>
      </w:r>
      <w:r w:rsidRPr="009F5D58">
        <w:rPr>
          <w:rFonts w:cs="Times New Roman"/>
          <w:i/>
          <w:iCs/>
          <w:noProof/>
        </w:rPr>
        <w:t>International Journal of Mobile and Blended Learning</w:t>
      </w:r>
      <w:r w:rsidRPr="009F5D58">
        <w:rPr>
          <w:rFonts w:cs="Times New Roman"/>
          <w:noProof/>
        </w:rPr>
        <w:t xml:space="preserve">, 14(1), 363–380. </w:t>
      </w:r>
      <w:r w:rsidR="009134E4">
        <w:rPr>
          <w:rFonts w:cs="Times New Roman"/>
          <w:noProof/>
        </w:rPr>
        <w:t>doi</w:t>
      </w:r>
      <w:r w:rsidRPr="009F5D58">
        <w:rPr>
          <w:rFonts w:cs="Times New Roman"/>
          <w:noProof/>
        </w:rPr>
        <w:t>: https://doi.org/10.4018/IJMBL.297976.</w:t>
      </w:r>
    </w:p>
    <w:p w14:paraId="198D409E" w14:textId="48FA7962" w:rsidR="009F5D58" w:rsidRPr="009F5D58" w:rsidRDefault="009F5D58" w:rsidP="009F5D58">
      <w:pPr>
        <w:widowControl w:val="0"/>
        <w:autoSpaceDE w:val="0"/>
        <w:autoSpaceDN w:val="0"/>
        <w:adjustRightInd w:val="0"/>
        <w:rPr>
          <w:rFonts w:cs="Times New Roman"/>
          <w:noProof/>
        </w:rPr>
      </w:pPr>
      <w:r w:rsidRPr="009F5D58">
        <w:rPr>
          <w:rFonts w:cs="Times New Roman"/>
          <w:noProof/>
        </w:rPr>
        <w:t xml:space="preserve">Tsang, H.W.C. and Tsui, E. (2017) ‘Conceptual design and empirical study of a personal learning environment and network (PLE&amp;N) to support peer-based social and lifelong learning’, </w:t>
      </w:r>
      <w:r w:rsidRPr="009F5D58">
        <w:rPr>
          <w:rFonts w:cs="Times New Roman"/>
          <w:i/>
          <w:iCs/>
          <w:noProof/>
        </w:rPr>
        <w:t>VINE Journal of Information and Knowledge Management Systems</w:t>
      </w:r>
      <w:r w:rsidRPr="009F5D58">
        <w:rPr>
          <w:rFonts w:cs="Times New Roman"/>
          <w:noProof/>
        </w:rPr>
        <w:t xml:space="preserve">, 47(2), 228–249. </w:t>
      </w:r>
      <w:r w:rsidR="009134E4">
        <w:rPr>
          <w:rFonts w:cs="Times New Roman"/>
          <w:noProof/>
        </w:rPr>
        <w:t>doi</w:t>
      </w:r>
      <w:r w:rsidRPr="009F5D58">
        <w:rPr>
          <w:rFonts w:cs="Times New Roman"/>
          <w:noProof/>
        </w:rPr>
        <w:t>: https://doi.org/10.1108/VJIKMS-03-2017-0010.</w:t>
      </w:r>
    </w:p>
    <w:p w14:paraId="1EB8BE3E" w14:textId="7B6209DF" w:rsidR="00CF0EAD" w:rsidRPr="008C7956" w:rsidRDefault="009F5D58" w:rsidP="008C7956">
      <w:pPr>
        <w:widowControl w:val="0"/>
        <w:autoSpaceDE w:val="0"/>
        <w:autoSpaceDN w:val="0"/>
        <w:adjustRightInd w:val="0"/>
        <w:rPr>
          <w:rFonts w:cs="Times New Roman"/>
          <w:noProof/>
        </w:rPr>
      </w:pPr>
      <w:r w:rsidRPr="009F5D58">
        <w:rPr>
          <w:rFonts w:cs="Times New Roman"/>
          <w:noProof/>
        </w:rPr>
        <w:t>Weydner-</w:t>
      </w:r>
      <w:r w:rsidR="00504C33">
        <w:rPr>
          <w:rFonts w:cs="Times New Roman"/>
          <w:noProof/>
        </w:rPr>
        <w:t>V</w:t>
      </w:r>
      <w:r w:rsidRPr="009F5D58">
        <w:rPr>
          <w:rFonts w:cs="Times New Roman"/>
          <w:noProof/>
        </w:rPr>
        <w:t xml:space="preserve">olkmann, S. and Bär, D. (2024) ‘Student </w:t>
      </w:r>
      <w:r w:rsidR="00326003" w:rsidRPr="009F5D58">
        <w:rPr>
          <w:rFonts w:cs="Times New Roman"/>
          <w:noProof/>
        </w:rPr>
        <w:t>autonomy and learning analytics: philosophical considerations for designing feedback tools</w:t>
      </w:r>
      <w:r w:rsidRPr="009F5D58">
        <w:rPr>
          <w:rFonts w:cs="Times New Roman"/>
          <w:noProof/>
        </w:rPr>
        <w:t xml:space="preserve">’, </w:t>
      </w:r>
      <w:r w:rsidRPr="009F5D58">
        <w:rPr>
          <w:rFonts w:cs="Times New Roman"/>
          <w:i/>
          <w:iCs/>
          <w:noProof/>
        </w:rPr>
        <w:t>Journal of Learning Analytics</w:t>
      </w:r>
      <w:r w:rsidRPr="009F5D58">
        <w:rPr>
          <w:rFonts w:cs="Times New Roman"/>
          <w:noProof/>
        </w:rPr>
        <w:t xml:space="preserve">, 11(3), 160–173. </w:t>
      </w:r>
      <w:r w:rsidR="009134E4">
        <w:rPr>
          <w:rFonts w:cs="Times New Roman"/>
          <w:noProof/>
        </w:rPr>
        <w:t>doi</w:t>
      </w:r>
      <w:r w:rsidRPr="009F5D58">
        <w:rPr>
          <w:rFonts w:cs="Times New Roman"/>
          <w:noProof/>
        </w:rPr>
        <w:t xml:space="preserve">: </w:t>
      </w:r>
      <w:r w:rsidRPr="009F5D58">
        <w:rPr>
          <w:rFonts w:cs="Times New Roman"/>
          <w:noProof/>
        </w:rPr>
        <w:lastRenderedPageBreak/>
        <w:t>https://doi.org/10.18608/jla.2024.8313.</w:t>
      </w:r>
      <w:r w:rsidR="00CF0EAD" w:rsidRPr="00C40EE5">
        <w:rPr>
          <w:rFonts w:cs="Times New Roman"/>
          <w:szCs w:val="24"/>
        </w:rPr>
        <w:fldChar w:fldCharType="end"/>
      </w:r>
    </w:p>
    <w:sectPr w:rsidR="00CF0EAD" w:rsidRPr="008C7956" w:rsidSect="00D537FA">
      <w:footerReference w:type="even" r:id="rId17"/>
      <w:footerReference w:type="default" r:id="rId18"/>
      <w:headerReference w:type="first" r:id="rId19"/>
      <w:pgSz w:w="12240" w:h="15840"/>
      <w:pgMar w:top="1138" w:right="1181" w:bottom="1138" w:left="1282" w:header="283" w:footer="510" w:gutter="0"/>
      <w:lnNumType w:countBy="1" w:restart="continuou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005570" w14:textId="77777777" w:rsidR="00ED2B72" w:rsidRDefault="00ED2B72" w:rsidP="00117666">
      <w:pPr>
        <w:spacing w:after="0"/>
      </w:pPr>
      <w:r>
        <w:separator/>
      </w:r>
    </w:p>
  </w:endnote>
  <w:endnote w:type="continuationSeparator" w:id="0">
    <w:p w14:paraId="2FD7E502" w14:textId="77777777" w:rsidR="00ED2B72" w:rsidRDefault="00ED2B72" w:rsidP="0011766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0FCB79" w14:textId="77777777" w:rsidR="00686C9D" w:rsidRPr="00577C4C" w:rsidRDefault="00C52A7B">
    <w:pPr>
      <w:pStyle w:val="Footer"/>
      <w:rPr>
        <w:color w:val="C00000"/>
        <w:szCs w:val="24"/>
      </w:rPr>
    </w:pPr>
    <w:r w:rsidRPr="00577C4C">
      <w:rPr>
        <w:noProof/>
        <w:color w:val="C00000"/>
        <w:szCs w:val="24"/>
        <w:lang w:val="en-GB" w:eastAsia="en-GB"/>
      </w:rPr>
      <mc:AlternateContent>
        <mc:Choice Requires="wps">
          <w:drawing>
            <wp:anchor distT="0" distB="0" distL="114300" distR="114300" simplePos="0" relativeHeight="251683840" behindDoc="0" locked="0" layoutInCell="1" allowOverlap="1" wp14:anchorId="5744FF29" wp14:editId="0CFDB4C5">
              <wp:simplePos x="0" y="0"/>
              <wp:positionH relativeFrom="column">
                <wp:posOffset>-108280</wp:posOffset>
              </wp:positionH>
              <wp:positionV relativeFrom="paragraph">
                <wp:posOffset>-58420</wp:posOffset>
              </wp:positionV>
              <wp:extent cx="3672231" cy="1403985"/>
              <wp:effectExtent l="0" t="0" r="4445"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72231" cy="1403985"/>
                      </a:xfrm>
                      <a:prstGeom prst="rect">
                        <a:avLst/>
                      </a:prstGeom>
                      <a:solidFill>
                        <a:srgbClr val="FFFFFF"/>
                      </a:solidFill>
                      <a:ln w="9525">
                        <a:noFill/>
                        <a:miter lim="800000"/>
                        <a:headEnd/>
                        <a:tailEnd/>
                      </a:ln>
                    </wps:spPr>
                    <wps:txbx>
                      <w:txbxContent>
                        <w:p w14:paraId="7B187B51" w14:textId="77777777" w:rsidR="00686C9D" w:rsidRPr="00E9561B" w:rsidRDefault="00C52A7B">
                          <w:pPr>
                            <w:rPr>
                              <w:color w:val="C00000"/>
                            </w:rPr>
                          </w:pPr>
                          <w:r w:rsidRPr="00E9561B">
                            <w:rPr>
                              <w:color w:val="C00000"/>
                            </w:rPr>
                            <w:t>This is a provisional file, not the final typeset article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744FF29" id="_x0000_t202" coordsize="21600,21600" o:spt="202" path="m,l,21600r21600,l21600,xe">
              <v:stroke joinstyle="miter"/>
              <v:path gradientshapeok="t" o:connecttype="rect"/>
            </v:shapetype>
            <v:shape id="Text Box 2" o:spid="_x0000_s1026" type="#_x0000_t202" style="position:absolute;margin-left:-8.55pt;margin-top:-4.6pt;width:289.15pt;height:110.55pt;z-index:251683840;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" stroked="f">
              <v:textbox style="mso-fit-shape-to-text:t">
                <w:txbxContent>
                  <w:p w14:paraId="7B187B51" w14:textId="77777777" w:rsidR="00686C9D" w:rsidRPr="00E9561B" w:rsidRDefault="00C52A7B">
                    <w:pPr>
                      <w:rPr>
                        <w:color w:val="C00000"/>
                      </w:rPr>
                    </w:pPr>
                    <w:r w:rsidRPr="00E9561B">
                      <w:rPr>
                        <w:color w:val="C00000"/>
                      </w:rPr>
                      <w:t>This is a provisional file, not the final typeset article</w:t>
                    </w:r>
                  </w:p>
                </w:txbxContent>
              </v:textbox>
            </v:shape>
          </w:pict>
        </mc:Fallback>
      </mc:AlternateContent>
    </w:r>
    <w:r>
      <w:rPr>
        <w:noProof/>
        <w:lang w:val="en-GB" w:eastAsia="en-GB"/>
      </w:rPr>
      <mc:AlternateContent>
        <mc:Choice Requires="wps">
          <w:drawing>
            <wp:anchor distT="0" distB="0" distL="114300" distR="114300" simplePos="0" relativeHeight="251665408" behindDoc="0" locked="0" layoutInCell="1" allowOverlap="1" wp14:anchorId="7C0C9A1E" wp14:editId="0A8165B7">
              <wp:simplePos x="0" y="0"/>
              <wp:positionH relativeFrom="margin">
                <wp:align>right</wp:align>
              </wp:positionH>
              <wp:positionV relativeFrom="bottomMargin">
                <wp:align>top</wp:align>
              </wp:positionV>
              <wp:extent cx="1508760" cy="395605"/>
              <wp:effectExtent l="0" t="0" r="0" b="0"/>
              <wp:wrapNone/>
              <wp:docPr id="1" name="Text Box 1"/>
              <wp:cNvGraphicFramePr/>
              <a:graphic xmlns:a="http://schemas.openxmlformats.org/drawingml/2006/main">
                <a:graphicData uri="http://schemas.microsoft.com/office/word/2010/wordprocessingShape">
                  <wps:wsp>
                    <wps:cNvSpPr txBox="1"/>
                    <wps:spPr>
                      <a:xfrm>
                        <a:off x="0" y="0"/>
                        <a:ext cx="1508760" cy="395605"/>
                      </a:xfrm>
                      <a:prstGeom prst="rect">
                        <a:avLst/>
                      </a:prstGeom>
                      <a:noFill/>
                      <a:ln w="6350">
                        <a:noFill/>
                      </a:ln>
                      <a:effectLst/>
                    </wps:spPr>
                    <wps:txbx>
                      <w:txbxContent>
                        <w:p w14:paraId="2B86276A" w14:textId="77777777" w:rsidR="00686C9D" w:rsidRPr="00577C4C" w:rsidRDefault="00C52A7B">
                          <w:pPr>
                            <w:pStyle w:val="Footer"/>
                            <w:jc w:val="right"/>
                            <w:rPr>
                              <w:color w:val="000000" w:themeColor="text1"/>
                              <w:szCs w:val="40"/>
                            </w:rPr>
                          </w:pPr>
                          <w:r w:rsidRPr="00577C4C">
                            <w:rPr>
                              <w:color w:val="000000" w:themeColor="text1"/>
                              <w:szCs w:val="40"/>
                            </w:rPr>
                            <w:fldChar w:fldCharType="begin"/>
                          </w:r>
                          <w:r w:rsidRPr="00577C4C">
                            <w:rPr>
                              <w:color w:val="000000" w:themeColor="text1"/>
                              <w:szCs w:val="40"/>
                            </w:rPr>
                            <w:instrText xml:space="preserve"> PAGE  \* Arabic  \* MERGEFORMAT </w:instrText>
                          </w:r>
                          <w:r w:rsidRPr="00577C4C">
                            <w:rPr>
                              <w:color w:val="000000" w:themeColor="text1"/>
                              <w:szCs w:val="40"/>
                            </w:rPr>
                            <w:fldChar w:fldCharType="separate"/>
                          </w:r>
                          <w:r w:rsidR="0088513A" w:rsidRPr="0088513A">
                            <w:rPr>
                              <w:noProof/>
                              <w:color w:val="000000" w:themeColor="text1"/>
                              <w:sz w:val="22"/>
                              <w:szCs w:val="40"/>
                            </w:rPr>
                            <w:t>4</w:t>
                          </w:r>
                          <w:r w:rsidRPr="00577C4C">
                            <w:rPr>
                              <w:color w:val="000000" w:themeColor="text1"/>
                              <w:szCs w:val="40"/>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7C0C9A1E" id="Text Box 1" o:spid="_x0000_s1027" type="#_x0000_t202" style="position:absolute;margin-left:67.6pt;margin-top:0;width:118.8pt;height:31.15pt;z-index:251665408;visibility:visible;mso-wrap-style:square;mso-width-percent:0;mso-height-percent:0;mso-wrap-distance-left:9pt;mso-wrap-distance-top:0;mso-wrap-distance-right:9pt;mso-wrap-distance-bottom:0;mso-position-horizontal:right;mso-position-horizontal-relative:margin;mso-position-vertical:top;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" filled="f" stroked="f" strokeweight=".5pt">
              <v:textbox style="mso-fit-shape-to-text:t">
                <w:txbxContent>
                  <w:p w14:paraId="2B86276A" w14:textId="77777777" w:rsidR="00686C9D" w:rsidRPr="00577C4C" w:rsidRDefault="00C52A7B">
                    <w:pPr>
                      <w:pStyle w:val="Footer"/>
                      <w:jc w:val="right"/>
                      <w:rPr>
                        <w:color w:val="000000" w:themeColor="text1"/>
                        <w:szCs w:val="40"/>
                      </w:rPr>
                    </w:pPr>
                    <w:r w:rsidRPr="00577C4C">
                      <w:rPr>
                        <w:color w:val="000000" w:themeColor="text1"/>
                        <w:szCs w:val="40"/>
                      </w:rPr>
                      <w:fldChar w:fldCharType="begin"/>
                    </w:r>
                    <w:r w:rsidRPr="00577C4C">
                      <w:rPr>
                        <w:color w:val="000000" w:themeColor="text1"/>
                        <w:szCs w:val="40"/>
                      </w:rPr>
                      <w:instrText xml:space="preserve"> PAGE  \* Arabic  \* MERGEFORMAT </w:instrText>
                    </w:r>
                    <w:r w:rsidRPr="00577C4C">
                      <w:rPr>
                        <w:color w:val="000000" w:themeColor="text1"/>
                        <w:szCs w:val="40"/>
                      </w:rPr>
                      <w:fldChar w:fldCharType="separate"/>
                    </w:r>
                    <w:r w:rsidR="0088513A" w:rsidRPr="0088513A">
                      <w:rPr>
                        <w:noProof/>
                        <w:color w:val="000000" w:themeColor="text1"/>
                        <w:sz w:val="22"/>
                        <w:szCs w:val="40"/>
                      </w:rPr>
                      <w:t>4</w:t>
                    </w:r>
                    <w:r w:rsidRPr="00577C4C">
                      <w:rPr>
                        <w:color w:val="000000" w:themeColor="text1"/>
                        <w:szCs w:val="40"/>
                      </w:rPr>
                      <w:fldChar w:fldCharType="end"/>
                    </w:r>
                  </w:p>
                </w:txbxContent>
              </v:textbox>
              <w10:wrap anchorx="margin" anchory="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8A60F" w14:textId="77777777" w:rsidR="00686C9D" w:rsidRPr="00577C4C" w:rsidRDefault="00C52A7B">
    <w:pPr>
      <w:pStyle w:val="Footer"/>
      <w:rPr>
        <w:b/>
        <w:sz w:val="20"/>
        <w:szCs w:val="24"/>
      </w:rPr>
    </w:pPr>
    <w:r>
      <w:rPr>
        <w:noProof/>
        <w:lang w:val="en-GB" w:eastAsia="en-GB"/>
      </w:rPr>
      <mc:AlternateContent>
        <mc:Choice Requires="wps">
          <w:drawing>
            <wp:anchor distT="0" distB="0" distL="114300" distR="114300" simplePos="0" relativeHeight="251646976" behindDoc="0" locked="0" layoutInCell="1" allowOverlap="1" wp14:anchorId="2127D7DA" wp14:editId="10908CC8">
              <wp:simplePos x="0" y="0"/>
              <wp:positionH relativeFrom="margin">
                <wp:align>right</wp:align>
              </wp:positionH>
              <wp:positionV relativeFrom="bottomMargin">
                <wp:align>top</wp:align>
              </wp:positionV>
              <wp:extent cx="1508760" cy="395605"/>
              <wp:effectExtent l="0" t="0" r="0" b="0"/>
              <wp:wrapNone/>
              <wp:docPr id="56" name="Text Box 56"/>
              <wp:cNvGraphicFramePr/>
              <a:graphic xmlns:a="http://schemas.openxmlformats.org/drawingml/2006/main">
                <a:graphicData uri="http://schemas.microsoft.com/office/word/2010/wordprocessingShape">
                  <wps:wsp>
                    <wps:cNvSpPr txBox="1"/>
                    <wps:spPr>
                      <a:xfrm>
                        <a:off x="0" y="0"/>
                        <a:ext cx="1508760" cy="395605"/>
                      </a:xfrm>
                      <a:prstGeom prst="rect">
                        <a:avLst/>
                      </a:prstGeom>
                      <a:noFill/>
                      <a:ln w="6350">
                        <a:noFill/>
                      </a:ln>
                      <a:effectLst/>
                    </wps:spPr>
                    <wps:txbx>
                      <w:txbxContent>
                        <w:p w14:paraId="04C0BEFB" w14:textId="77777777" w:rsidR="00686C9D" w:rsidRPr="00577C4C" w:rsidRDefault="00C52A7B">
                          <w:pPr>
                            <w:pStyle w:val="Footer"/>
                            <w:jc w:val="right"/>
                            <w:rPr>
                              <w:color w:val="000000" w:themeColor="text1"/>
                              <w:szCs w:val="40"/>
                            </w:rPr>
                          </w:pPr>
                          <w:r w:rsidRPr="00577C4C">
                            <w:rPr>
                              <w:color w:val="000000" w:themeColor="text1"/>
                              <w:szCs w:val="40"/>
                            </w:rPr>
                            <w:fldChar w:fldCharType="begin"/>
                          </w:r>
                          <w:r w:rsidRPr="00577C4C">
                            <w:rPr>
                              <w:color w:val="000000" w:themeColor="text1"/>
                              <w:szCs w:val="40"/>
                            </w:rPr>
                            <w:instrText xml:space="preserve"> PAGE  \* Arabic  \* MERGEFORMAT </w:instrText>
                          </w:r>
                          <w:r w:rsidRPr="00577C4C">
                            <w:rPr>
                              <w:color w:val="000000" w:themeColor="text1"/>
                              <w:szCs w:val="40"/>
                            </w:rPr>
                            <w:fldChar w:fldCharType="separate"/>
                          </w:r>
                          <w:r w:rsidR="0088513A" w:rsidRPr="0088513A">
                            <w:rPr>
                              <w:noProof/>
                              <w:color w:val="000000" w:themeColor="text1"/>
                              <w:sz w:val="22"/>
                              <w:szCs w:val="40"/>
                            </w:rPr>
                            <w:t>3</w:t>
                          </w:r>
                          <w:r w:rsidRPr="00577C4C">
                            <w:rPr>
                              <w:color w:val="000000" w:themeColor="text1"/>
                              <w:szCs w:val="40"/>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2127D7DA" id="_x0000_t202" coordsize="21600,21600" o:spt="202" path="m,l,21600r21600,l21600,xe">
              <v:stroke joinstyle="miter"/>
              <v:path gradientshapeok="t" o:connecttype="rect"/>
            </v:shapetype>
            <v:shape id="Text Box 56" o:spid="_x0000_s1028" type="#_x0000_t202" style="position:absolute;margin-left:67.6pt;margin-top:0;width:118.8pt;height:31.15pt;z-index:251646976;visibility:visible;mso-wrap-style:square;mso-width-percent:0;mso-height-percent:0;mso-wrap-distance-left:9pt;mso-wrap-distance-top:0;mso-wrap-distance-right:9pt;mso-wrap-distance-bottom:0;mso-position-horizontal:right;mso-position-horizontal-relative:margin;mso-position-vertical:top;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" filled="f" stroked="f" strokeweight=".5pt">
              <v:textbox style="mso-fit-shape-to-text:t">
                <w:txbxContent>
                  <w:p w14:paraId="04C0BEFB" w14:textId="77777777" w:rsidR="00686C9D" w:rsidRPr="00577C4C" w:rsidRDefault="00C52A7B">
                    <w:pPr>
                      <w:pStyle w:val="Footer"/>
                      <w:jc w:val="right"/>
                      <w:rPr>
                        <w:color w:val="000000" w:themeColor="text1"/>
                        <w:szCs w:val="40"/>
                      </w:rPr>
                    </w:pPr>
                    <w:r w:rsidRPr="00577C4C">
                      <w:rPr>
                        <w:color w:val="000000" w:themeColor="text1"/>
                        <w:szCs w:val="40"/>
                      </w:rPr>
                      <w:fldChar w:fldCharType="begin"/>
                    </w:r>
                    <w:r w:rsidRPr="00577C4C">
                      <w:rPr>
                        <w:color w:val="000000" w:themeColor="text1"/>
                        <w:szCs w:val="40"/>
                      </w:rPr>
                      <w:instrText xml:space="preserve"> PAGE  \* Arabic  \* MERGEFORMAT </w:instrText>
                    </w:r>
                    <w:r w:rsidRPr="00577C4C">
                      <w:rPr>
                        <w:color w:val="000000" w:themeColor="text1"/>
                        <w:szCs w:val="40"/>
                      </w:rPr>
                      <w:fldChar w:fldCharType="separate"/>
                    </w:r>
                    <w:r w:rsidR="0088513A" w:rsidRPr="0088513A">
                      <w:rPr>
                        <w:noProof/>
                        <w:color w:val="000000" w:themeColor="text1"/>
                        <w:sz w:val="22"/>
                        <w:szCs w:val="40"/>
                      </w:rPr>
                      <w:t>3</w:t>
                    </w:r>
                    <w:r w:rsidRPr="00577C4C">
                      <w:rPr>
                        <w:color w:val="000000" w:themeColor="text1"/>
                        <w:szCs w:val="40"/>
                      </w:rPr>
                      <w:fldChar w:fldCharType="end"/>
                    </w:r>
                  </w:p>
                </w:txbxContent>
              </v:textbox>
              <w10:wrap anchorx="margin" anchory="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4A55E6" w14:textId="77777777" w:rsidR="00ED2B72" w:rsidRDefault="00ED2B72" w:rsidP="00117666">
      <w:pPr>
        <w:spacing w:after="0"/>
      </w:pPr>
      <w:r>
        <w:separator/>
      </w:r>
    </w:p>
  </w:footnote>
  <w:footnote w:type="continuationSeparator" w:id="0">
    <w:p w14:paraId="0D361E93" w14:textId="77777777" w:rsidR="00ED2B72" w:rsidRDefault="00ED2B72" w:rsidP="0011766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34DC69" w14:textId="77777777" w:rsidR="00686C9D" w:rsidRDefault="005A1D84" w:rsidP="00A53000">
    <w:pPr>
      <w:pStyle w:val="Header"/>
    </w:pPr>
    <w:r w:rsidRPr="005A1D84">
      <w:rPr>
        <w:noProof/>
        <w:color w:val="A6A6A6" w:themeColor="background1" w:themeShade="A6"/>
        <w:lang w:val="en-GB" w:eastAsia="en-GB"/>
      </w:rPr>
      <w:drawing>
        <wp:inline distT="0" distB="0" distL="0" distR="0" wp14:anchorId="14758C2E" wp14:editId="7C8F8B09">
          <wp:extent cx="1382534" cy="497091"/>
          <wp:effectExtent l="0" t="0" r="0" b="0"/>
          <wp:docPr id="6" name="Picture 6" descr="C:\Users\Elaine.Scott\Documents\LaTex\____TEST____Frontiers_LaTeX_Templates_V2.5\Frontiers LaTeX (Science, Health and Engineering) V2.5 - with Supplementary material (V1.2)\logo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laine.Scott\Documents\LaTex\____TEST____Frontiers_LaTeX_Templates_V2.5\Frontiers LaTeX (Science, Health and Engineering) V2.5 - with Supplementary material (V1.2)\logo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34909" cy="551877"/>
                  </a:xfrm>
                  <a:prstGeom prst="rect">
                    <a:avLst/>
                  </a:prstGeom>
                  <a:noFill/>
                  <a:ln>
                    <a:noFill/>
                  </a:ln>
                </pic:spPr>
              </pic:pic>
            </a:graphicData>
          </a:graphic>
        </wp:inline>
      </w:drawing>
    </w:r>
    <w:r w:rsidR="00C52A7B">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12508"/>
    <w:multiLevelType w:val="multilevel"/>
    <w:tmpl w:val="D6C4D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1B7666"/>
    <w:multiLevelType w:val="multilevel"/>
    <w:tmpl w:val="44328928"/>
    <w:lvl w:ilvl="0">
      <w:start w:val="1"/>
      <w:numFmt w:val="decimal"/>
      <w:lvlText w:val="%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ascii="Times New Roman" w:hAnsi="Times New Roman" w:hint="default"/>
        <w:b/>
        <w:i w:val="0"/>
        <w:sz w:val="24"/>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A8D625A"/>
    <w:multiLevelType w:val="hybridMultilevel"/>
    <w:tmpl w:val="CBC6E0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BB48EC"/>
    <w:multiLevelType w:val="hybridMultilevel"/>
    <w:tmpl w:val="99027E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DF3AB7"/>
    <w:multiLevelType w:val="hybridMultilevel"/>
    <w:tmpl w:val="8E5CD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6F13D7"/>
    <w:multiLevelType w:val="hybridMultilevel"/>
    <w:tmpl w:val="B52842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271EA1"/>
    <w:multiLevelType w:val="multilevel"/>
    <w:tmpl w:val="8E9C7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8A03CD"/>
    <w:multiLevelType w:val="multilevel"/>
    <w:tmpl w:val="ADB20CA4"/>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1EC0601A"/>
    <w:multiLevelType w:val="multilevel"/>
    <w:tmpl w:val="C6A8CCEA"/>
    <w:styleLink w:val="Headings"/>
    <w:lvl w:ilvl="0">
      <w:start w:val="1"/>
      <w:numFmt w:val="decimal"/>
      <w:pStyle w:val="Heading1"/>
      <w:lvlText w:val="%1"/>
      <w:lvlJc w:val="left"/>
      <w:pPr>
        <w:tabs>
          <w:tab w:val="num" w:pos="567"/>
        </w:tabs>
        <w:ind w:left="567" w:hanging="567"/>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pStyle w:val="Heading3"/>
      <w:lvlText w:val="%1.%2.%3"/>
      <w:lvlJc w:val="left"/>
      <w:pPr>
        <w:tabs>
          <w:tab w:val="num" w:pos="567"/>
        </w:tabs>
        <w:ind w:left="567" w:hanging="567"/>
      </w:pPr>
      <w:rPr>
        <w:rFonts w:hint="default"/>
      </w:rPr>
    </w:lvl>
    <w:lvl w:ilvl="3">
      <w:start w:val="1"/>
      <w:numFmt w:val="decimal"/>
      <w:pStyle w:val="Heading4"/>
      <w:lvlText w:val="%1.%2.%3.%4"/>
      <w:lvlJc w:val="left"/>
      <w:pPr>
        <w:tabs>
          <w:tab w:val="num" w:pos="567"/>
        </w:tabs>
        <w:ind w:left="567" w:hanging="567"/>
      </w:pPr>
      <w:rPr>
        <w:rFonts w:hint="default"/>
      </w:rPr>
    </w:lvl>
    <w:lvl w:ilvl="4">
      <w:start w:val="1"/>
      <w:numFmt w:val="decimal"/>
      <w:pStyle w:val="Heading5"/>
      <w:lvlText w:val="%1.%2.%3.%4.%5"/>
      <w:lvlJc w:val="left"/>
      <w:pPr>
        <w:tabs>
          <w:tab w:val="num" w:pos="567"/>
        </w:tabs>
        <w:ind w:left="567" w:hanging="567"/>
      </w:pPr>
      <w:rPr>
        <w:rFonts w:hint="default"/>
      </w:rPr>
    </w:lvl>
    <w:lvl w:ilvl="5">
      <w:start w:val="1"/>
      <w:numFmt w:val="lowerRoman"/>
      <w:lvlText w:val="%6."/>
      <w:lvlJc w:val="right"/>
      <w:pPr>
        <w:tabs>
          <w:tab w:val="num" w:pos="567"/>
        </w:tabs>
        <w:ind w:left="567" w:hanging="567"/>
      </w:pPr>
      <w:rPr>
        <w:rFonts w:hint="default"/>
      </w:rPr>
    </w:lvl>
    <w:lvl w:ilvl="6">
      <w:start w:val="1"/>
      <w:numFmt w:val="decimal"/>
      <w:lvlText w:val="%7."/>
      <w:lvlJc w:val="left"/>
      <w:pPr>
        <w:tabs>
          <w:tab w:val="num" w:pos="567"/>
        </w:tabs>
        <w:ind w:left="567" w:hanging="567"/>
      </w:pPr>
      <w:rPr>
        <w:rFonts w:hint="default"/>
      </w:rPr>
    </w:lvl>
    <w:lvl w:ilvl="7">
      <w:start w:val="1"/>
      <w:numFmt w:val="lowerLetter"/>
      <w:lvlText w:val="%8."/>
      <w:lvlJc w:val="left"/>
      <w:pPr>
        <w:tabs>
          <w:tab w:val="num" w:pos="567"/>
        </w:tabs>
        <w:ind w:left="567" w:hanging="567"/>
      </w:pPr>
      <w:rPr>
        <w:rFonts w:hint="default"/>
      </w:rPr>
    </w:lvl>
    <w:lvl w:ilvl="8">
      <w:start w:val="1"/>
      <w:numFmt w:val="lowerRoman"/>
      <w:lvlText w:val="%9."/>
      <w:lvlJc w:val="right"/>
      <w:pPr>
        <w:tabs>
          <w:tab w:val="num" w:pos="567"/>
        </w:tabs>
        <w:ind w:left="567" w:hanging="567"/>
      </w:pPr>
      <w:rPr>
        <w:rFonts w:hint="default"/>
      </w:rPr>
    </w:lvl>
  </w:abstractNum>
  <w:abstractNum w:abstractNumId="9" w15:restartNumberingAfterBreak="0">
    <w:nsid w:val="1F3D1257"/>
    <w:multiLevelType w:val="multilevel"/>
    <w:tmpl w:val="88AA6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AC34B7"/>
    <w:multiLevelType w:val="multilevel"/>
    <w:tmpl w:val="2CAAD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25305B5"/>
    <w:multiLevelType w:val="hybridMultilevel"/>
    <w:tmpl w:val="4F8C24FA"/>
    <w:lvl w:ilvl="0" w:tplc="A9DCD718">
      <w:start w:val="1"/>
      <w:numFmt w:val="bullet"/>
      <w:pStyle w:val="ListParagraph"/>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2" w15:restartNumberingAfterBreak="0">
    <w:nsid w:val="238D2161"/>
    <w:multiLevelType w:val="multilevel"/>
    <w:tmpl w:val="8DCC4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11707A"/>
    <w:multiLevelType w:val="hybridMultilevel"/>
    <w:tmpl w:val="7E1094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ADA1BB5"/>
    <w:multiLevelType w:val="multilevel"/>
    <w:tmpl w:val="3FA89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965C89"/>
    <w:multiLevelType w:val="multilevel"/>
    <w:tmpl w:val="8C7634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BB86A6B"/>
    <w:multiLevelType w:val="hybridMultilevel"/>
    <w:tmpl w:val="D05027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FBE4D21"/>
    <w:multiLevelType w:val="hybridMultilevel"/>
    <w:tmpl w:val="4B44F5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02A7CAC"/>
    <w:multiLevelType w:val="multilevel"/>
    <w:tmpl w:val="C6A8CCEA"/>
    <w:numStyleLink w:val="Headings"/>
  </w:abstractNum>
  <w:abstractNum w:abstractNumId="19" w15:restartNumberingAfterBreak="0">
    <w:nsid w:val="339D5830"/>
    <w:multiLevelType w:val="hybridMultilevel"/>
    <w:tmpl w:val="FA6A38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3ED5ADE"/>
    <w:multiLevelType w:val="multilevel"/>
    <w:tmpl w:val="81ECB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351175"/>
    <w:multiLevelType w:val="hybridMultilevel"/>
    <w:tmpl w:val="BE88EE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47E10AC"/>
    <w:multiLevelType w:val="multilevel"/>
    <w:tmpl w:val="A948D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D30736"/>
    <w:multiLevelType w:val="hybridMultilevel"/>
    <w:tmpl w:val="BC1E7B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3817787E"/>
    <w:multiLevelType w:val="multilevel"/>
    <w:tmpl w:val="ADB20CA4"/>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3AE92CDE"/>
    <w:multiLevelType w:val="hybridMultilevel"/>
    <w:tmpl w:val="294E0C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3C1539C0"/>
    <w:multiLevelType w:val="hybridMultilevel"/>
    <w:tmpl w:val="675E09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3E882327"/>
    <w:multiLevelType w:val="multilevel"/>
    <w:tmpl w:val="72ACC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08E502C"/>
    <w:multiLevelType w:val="hybridMultilevel"/>
    <w:tmpl w:val="C2165F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44216449"/>
    <w:multiLevelType w:val="hybridMultilevel"/>
    <w:tmpl w:val="60E244E0"/>
    <w:lvl w:ilvl="0" w:tplc="BB925A66">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4D8113DE"/>
    <w:multiLevelType w:val="multilevel"/>
    <w:tmpl w:val="ADB20CA4"/>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4F0C424A"/>
    <w:multiLevelType w:val="hybridMultilevel"/>
    <w:tmpl w:val="89D897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49F1D82"/>
    <w:multiLevelType w:val="hybridMultilevel"/>
    <w:tmpl w:val="734A77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5EC0D96"/>
    <w:multiLevelType w:val="multilevel"/>
    <w:tmpl w:val="E1561B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72F60F8"/>
    <w:multiLevelType w:val="hybridMultilevel"/>
    <w:tmpl w:val="9D2ABE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9DD3FAB"/>
    <w:multiLevelType w:val="multilevel"/>
    <w:tmpl w:val="ACCC9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0F285E"/>
    <w:multiLevelType w:val="multilevel"/>
    <w:tmpl w:val="AD10C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1750C0E"/>
    <w:multiLevelType w:val="multilevel"/>
    <w:tmpl w:val="41F0EA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2290D83"/>
    <w:multiLevelType w:val="hybridMultilevel"/>
    <w:tmpl w:val="D1E4BA92"/>
    <w:lvl w:ilvl="0" w:tplc="E9807BE6">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9" w15:restartNumberingAfterBreak="0">
    <w:nsid w:val="683E6C4F"/>
    <w:multiLevelType w:val="hybridMultilevel"/>
    <w:tmpl w:val="E39A39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8DB6489"/>
    <w:multiLevelType w:val="multilevel"/>
    <w:tmpl w:val="5A969972"/>
    <w:lvl w:ilvl="0">
      <w:start w:val="1"/>
      <w:numFmt w:val="decimal"/>
      <w:lvlText w:val="%1."/>
      <w:lvlJc w:val="left"/>
      <w:pPr>
        <w:tabs>
          <w:tab w:val="num" w:pos="720"/>
        </w:tabs>
        <w:ind w:left="720" w:hanging="360"/>
      </w:pPr>
    </w:lvl>
    <w:lvl w:ilvl="1">
      <w:numFmt w:val="bullet"/>
      <w:lvlText w:val="•"/>
      <w:lvlJc w:val="left"/>
      <w:pPr>
        <w:ind w:left="1800" w:hanging="720"/>
      </w:pPr>
      <w:rPr>
        <w:rFonts w:ascii="Times New Roman" w:eastAsiaTheme="minorHAnsi"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92459E1"/>
    <w:multiLevelType w:val="hybridMultilevel"/>
    <w:tmpl w:val="C040F4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E573FA3"/>
    <w:multiLevelType w:val="multilevel"/>
    <w:tmpl w:val="37681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11F00CB"/>
    <w:multiLevelType w:val="multilevel"/>
    <w:tmpl w:val="101EC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5B57B26"/>
    <w:multiLevelType w:val="hybridMultilevel"/>
    <w:tmpl w:val="64E075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DBC6F29"/>
    <w:multiLevelType w:val="multilevel"/>
    <w:tmpl w:val="C6A8CCEA"/>
    <w:numStyleLink w:val="Headings"/>
  </w:abstractNum>
  <w:abstractNum w:abstractNumId="46" w15:restartNumberingAfterBreak="0">
    <w:nsid w:val="7F983756"/>
    <w:multiLevelType w:val="multilevel"/>
    <w:tmpl w:val="F300CEF8"/>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7" w15:restartNumberingAfterBreak="0">
    <w:nsid w:val="7FFA5FBF"/>
    <w:multiLevelType w:val="multilevel"/>
    <w:tmpl w:val="B5889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20148494">
    <w:abstractNumId w:val="1"/>
  </w:num>
  <w:num w:numId="2" w16cid:durableId="1175342395">
    <w:abstractNumId w:val="32"/>
  </w:num>
  <w:num w:numId="3" w16cid:durableId="1144352800">
    <w:abstractNumId w:val="4"/>
  </w:num>
  <w:num w:numId="4" w16cid:durableId="769737119">
    <w:abstractNumId w:val="39"/>
  </w:num>
  <w:num w:numId="5" w16cid:durableId="170166339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5534203">
    <w:abstractNumId w:val="28"/>
  </w:num>
  <w:num w:numId="7" w16cid:durableId="773479634">
    <w:abstractNumId w:val="25"/>
  </w:num>
  <w:num w:numId="8" w16cid:durableId="2072000685">
    <w:abstractNumId w:val="23"/>
  </w:num>
  <w:num w:numId="9" w16cid:durableId="1213807494">
    <w:abstractNumId w:val="26"/>
  </w:num>
  <w:num w:numId="10" w16cid:durableId="308825289">
    <w:abstractNumId w:val="24"/>
  </w:num>
  <w:num w:numId="11" w16cid:durableId="372848954">
    <w:abstractNumId w:val="7"/>
  </w:num>
  <w:num w:numId="12" w16cid:durableId="213006365">
    <w:abstractNumId w:val="46"/>
  </w:num>
  <w:num w:numId="13" w16cid:durableId="1411196366">
    <w:abstractNumId w:val="30"/>
  </w:num>
  <w:num w:numId="14" w16cid:durableId="944966812">
    <w:abstractNumId w:val="11"/>
  </w:num>
  <w:num w:numId="15" w16cid:durableId="1662200756">
    <w:abstractNumId w:val="29"/>
  </w:num>
  <w:num w:numId="16" w16cid:durableId="2141485750">
    <w:abstractNumId w:val="38"/>
  </w:num>
  <w:num w:numId="17" w16cid:durableId="2002923295">
    <w:abstractNumId w:val="8"/>
    <w:lvlOverride w:ilvl="0">
      <w:lvl w:ilvl="0">
        <w:start w:val="1"/>
        <w:numFmt w:val="decimal"/>
        <w:pStyle w:val="Heading1"/>
        <w:lvlText w:val="%1"/>
        <w:lvlJc w:val="left"/>
        <w:pPr>
          <w:tabs>
            <w:tab w:val="num" w:pos="567"/>
          </w:tabs>
          <w:ind w:left="567" w:hanging="567"/>
        </w:pPr>
        <w:rPr>
          <w:rFonts w:hint="default"/>
        </w:rPr>
      </w:lvl>
    </w:lvlOverride>
    <w:lvlOverride w:ilvl="1">
      <w:lvl w:ilvl="1">
        <w:start w:val="1"/>
        <w:numFmt w:val="decimal"/>
        <w:pStyle w:val="Heading2"/>
        <w:lvlText w:val="%1.%2"/>
        <w:lvlJc w:val="left"/>
        <w:pPr>
          <w:tabs>
            <w:tab w:val="num" w:pos="567"/>
          </w:tabs>
          <w:ind w:left="567" w:hanging="567"/>
        </w:pPr>
        <w:rPr>
          <w:rFonts w:hint="default"/>
        </w:rPr>
      </w:lvl>
    </w:lvlOverride>
    <w:lvlOverride w:ilvl="2">
      <w:lvl w:ilvl="2">
        <w:start w:val="1"/>
        <w:numFmt w:val="decimal"/>
        <w:pStyle w:val="Heading3"/>
        <w:lvlText w:val="%1.%2.%3"/>
        <w:lvlJc w:val="left"/>
        <w:pPr>
          <w:tabs>
            <w:tab w:val="num" w:pos="567"/>
          </w:tabs>
          <w:ind w:left="567" w:hanging="567"/>
        </w:pPr>
        <w:rPr>
          <w:rFonts w:hint="default"/>
        </w:rPr>
      </w:lvl>
    </w:lvlOverride>
    <w:lvlOverride w:ilvl="3">
      <w:lvl w:ilvl="3">
        <w:start w:val="1"/>
        <w:numFmt w:val="decimal"/>
        <w:pStyle w:val="Heading4"/>
        <w:lvlText w:val="%1.%2.%3.%4"/>
        <w:lvlJc w:val="left"/>
        <w:pPr>
          <w:tabs>
            <w:tab w:val="num" w:pos="567"/>
          </w:tabs>
          <w:ind w:left="567" w:hanging="567"/>
        </w:pPr>
        <w:rPr>
          <w:rFonts w:hint="default"/>
        </w:rPr>
      </w:lvl>
    </w:lvlOverride>
    <w:lvlOverride w:ilvl="4">
      <w:lvl w:ilvl="4">
        <w:start w:val="1"/>
        <w:numFmt w:val="decimal"/>
        <w:pStyle w:val="Heading5"/>
        <w:lvlText w:val="%1.%2.%3.%4.%5"/>
        <w:lvlJc w:val="left"/>
        <w:pPr>
          <w:tabs>
            <w:tab w:val="num" w:pos="567"/>
          </w:tabs>
          <w:ind w:left="567" w:hanging="567"/>
        </w:pPr>
        <w:rPr>
          <w:rFonts w:hint="default"/>
        </w:rPr>
      </w:lvl>
    </w:lvlOverride>
    <w:lvlOverride w:ilvl="5">
      <w:lvl w:ilvl="5">
        <w:start w:val="1"/>
        <w:numFmt w:val="lowerRoman"/>
        <w:lvlText w:val="%6."/>
        <w:lvlJc w:val="right"/>
        <w:pPr>
          <w:tabs>
            <w:tab w:val="num" w:pos="567"/>
          </w:tabs>
          <w:ind w:left="567" w:hanging="567"/>
        </w:pPr>
        <w:rPr>
          <w:rFonts w:hint="default"/>
        </w:rPr>
      </w:lvl>
    </w:lvlOverride>
    <w:lvlOverride w:ilvl="6">
      <w:lvl w:ilvl="6">
        <w:start w:val="1"/>
        <w:numFmt w:val="decimal"/>
        <w:lvlText w:val="%7."/>
        <w:lvlJc w:val="left"/>
        <w:pPr>
          <w:tabs>
            <w:tab w:val="num" w:pos="567"/>
          </w:tabs>
          <w:ind w:left="567" w:hanging="567"/>
        </w:pPr>
        <w:rPr>
          <w:rFonts w:hint="default"/>
        </w:rPr>
      </w:lvl>
    </w:lvlOverride>
    <w:lvlOverride w:ilvl="7">
      <w:lvl w:ilvl="7">
        <w:start w:val="1"/>
        <w:numFmt w:val="lowerLetter"/>
        <w:lvlText w:val="%8."/>
        <w:lvlJc w:val="left"/>
        <w:pPr>
          <w:tabs>
            <w:tab w:val="num" w:pos="567"/>
          </w:tabs>
          <w:ind w:left="567" w:hanging="567"/>
        </w:pPr>
        <w:rPr>
          <w:rFonts w:hint="default"/>
        </w:rPr>
      </w:lvl>
    </w:lvlOverride>
    <w:lvlOverride w:ilvl="8">
      <w:lvl w:ilvl="8">
        <w:start w:val="1"/>
        <w:numFmt w:val="lowerRoman"/>
        <w:lvlText w:val="%9."/>
        <w:lvlJc w:val="right"/>
        <w:pPr>
          <w:tabs>
            <w:tab w:val="num" w:pos="567"/>
          </w:tabs>
          <w:ind w:left="567" w:hanging="567"/>
        </w:pPr>
        <w:rPr>
          <w:rFonts w:hint="default"/>
        </w:rPr>
      </w:lvl>
    </w:lvlOverride>
  </w:num>
  <w:num w:numId="18" w16cid:durableId="130052755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414516991">
    <w:abstractNumId w:val="18"/>
  </w:num>
  <w:num w:numId="20" w16cid:durableId="58940097">
    <w:abstractNumId w:val="45"/>
  </w:num>
  <w:num w:numId="21" w16cid:durableId="490292411">
    <w:abstractNumId w:val="8"/>
  </w:num>
  <w:num w:numId="22" w16cid:durableId="1120419941">
    <w:abstractNumId w:val="8"/>
    <w:lvlOverride w:ilvl="0">
      <w:startOverride w:val="1"/>
      <w:lvl w:ilvl="0">
        <w:start w:val="1"/>
        <w:numFmt w:val="decimal"/>
        <w:pStyle w:val="Heading1"/>
        <w:lvlText w:val="%1"/>
        <w:lvlJc w:val="left"/>
        <w:pPr>
          <w:tabs>
            <w:tab w:val="num" w:pos="567"/>
          </w:tabs>
          <w:ind w:left="567" w:hanging="567"/>
        </w:pPr>
      </w:lvl>
    </w:lvlOverride>
    <w:lvlOverride w:ilvl="1">
      <w:startOverride w:val="1"/>
      <w:lvl w:ilvl="1">
        <w:start w:val="1"/>
        <w:numFmt w:val="decimal"/>
        <w:pStyle w:val="Heading2"/>
        <w:lvlText w:val="%1.%2"/>
        <w:lvlJc w:val="left"/>
        <w:pPr>
          <w:tabs>
            <w:tab w:val="num" w:pos="567"/>
          </w:tabs>
          <w:ind w:left="567" w:hanging="567"/>
        </w:pPr>
      </w:lvl>
    </w:lvlOverride>
    <w:lvlOverride w:ilvl="2">
      <w:startOverride w:val="1"/>
      <w:lvl w:ilvl="2">
        <w:start w:val="1"/>
        <w:numFmt w:val="decimal"/>
        <w:pStyle w:val="Heading3"/>
        <w:lvlText w:val=""/>
        <w:lvlJc w:val="left"/>
      </w:lvl>
    </w:lvlOverride>
    <w:lvlOverride w:ilvl="3">
      <w:startOverride w:val="1"/>
      <w:lvl w:ilvl="3">
        <w:start w:val="1"/>
        <w:numFmt w:val="decimal"/>
        <w:pStyle w:val="Heading4"/>
        <w:lvlText w:val=""/>
        <w:lvlJc w:val="left"/>
      </w:lvl>
    </w:lvlOverride>
    <w:lvlOverride w:ilvl="4">
      <w:startOverride w:val="1"/>
      <w:lvl w:ilvl="4">
        <w:start w:val="1"/>
        <w:numFmt w:val="decimal"/>
        <w:pStyle w:val="Heading5"/>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23" w16cid:durableId="2133357292">
    <w:abstractNumId w:val="15"/>
  </w:num>
  <w:num w:numId="24" w16cid:durableId="551160134">
    <w:abstractNumId w:val="0"/>
  </w:num>
  <w:num w:numId="25" w16cid:durableId="1471745165">
    <w:abstractNumId w:val="33"/>
  </w:num>
  <w:num w:numId="26" w16cid:durableId="1995719445">
    <w:abstractNumId w:val="37"/>
  </w:num>
  <w:num w:numId="27" w16cid:durableId="1979142345">
    <w:abstractNumId w:val="14"/>
  </w:num>
  <w:num w:numId="28" w16cid:durableId="429550838">
    <w:abstractNumId w:val="42"/>
  </w:num>
  <w:num w:numId="29" w16cid:durableId="4864403">
    <w:abstractNumId w:val="6"/>
  </w:num>
  <w:num w:numId="30" w16cid:durableId="1784686498">
    <w:abstractNumId w:val="47"/>
  </w:num>
  <w:num w:numId="31" w16cid:durableId="576133782">
    <w:abstractNumId w:val="9"/>
  </w:num>
  <w:num w:numId="32" w16cid:durableId="2132941884">
    <w:abstractNumId w:val="20"/>
  </w:num>
  <w:num w:numId="33" w16cid:durableId="1755008440">
    <w:abstractNumId w:val="40"/>
  </w:num>
  <w:num w:numId="34" w16cid:durableId="1409696705">
    <w:abstractNumId w:val="27"/>
  </w:num>
  <w:num w:numId="35" w16cid:durableId="436943646">
    <w:abstractNumId w:val="10"/>
  </w:num>
  <w:num w:numId="36" w16cid:durableId="2059357794">
    <w:abstractNumId w:val="22"/>
  </w:num>
  <w:num w:numId="37" w16cid:durableId="1310020667">
    <w:abstractNumId w:val="35"/>
  </w:num>
  <w:num w:numId="38" w16cid:durableId="374700095">
    <w:abstractNumId w:val="12"/>
  </w:num>
  <w:num w:numId="39" w16cid:durableId="193466458">
    <w:abstractNumId w:val="36"/>
  </w:num>
  <w:num w:numId="40" w16cid:durableId="1802571641">
    <w:abstractNumId w:val="43"/>
  </w:num>
  <w:num w:numId="41" w16cid:durableId="1446920130">
    <w:abstractNumId w:val="19"/>
  </w:num>
  <w:num w:numId="42" w16cid:durableId="1744597223">
    <w:abstractNumId w:val="16"/>
  </w:num>
  <w:num w:numId="43" w16cid:durableId="1997999215">
    <w:abstractNumId w:val="13"/>
  </w:num>
  <w:num w:numId="44" w16cid:durableId="534849006">
    <w:abstractNumId w:val="34"/>
  </w:num>
  <w:num w:numId="45" w16cid:durableId="1495992396">
    <w:abstractNumId w:val="2"/>
  </w:num>
  <w:num w:numId="46" w16cid:durableId="395010627">
    <w:abstractNumId w:val="44"/>
  </w:num>
  <w:num w:numId="47" w16cid:durableId="1515412298">
    <w:abstractNumId w:val="41"/>
  </w:num>
  <w:num w:numId="48" w16cid:durableId="536240168">
    <w:abstractNumId w:val="21"/>
  </w:num>
  <w:num w:numId="49" w16cid:durableId="1490632214">
    <w:abstractNumId w:val="5"/>
  </w:num>
  <w:num w:numId="50" w16cid:durableId="1958103928">
    <w:abstractNumId w:val="3"/>
  </w:num>
  <w:num w:numId="51" w16cid:durableId="816607537">
    <w:abstractNumId w:val="17"/>
  </w:num>
  <w:num w:numId="52" w16cid:durableId="433091570">
    <w:abstractNumId w:val="3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eliana Christianti J.">
    <w15:presenceInfo w15:providerId="Windows Live" w15:userId="ccdfae8fcb73035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attachedTemplate r:id="rId1"/>
  <w:trackRevisions/>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0420"/>
    <w:rsid w:val="000001BE"/>
    <w:rsid w:val="00000F74"/>
    <w:rsid w:val="00015D7B"/>
    <w:rsid w:val="000163B5"/>
    <w:rsid w:val="000211F1"/>
    <w:rsid w:val="0002273A"/>
    <w:rsid w:val="00026374"/>
    <w:rsid w:val="00030B27"/>
    <w:rsid w:val="00034304"/>
    <w:rsid w:val="00035434"/>
    <w:rsid w:val="00045678"/>
    <w:rsid w:val="000458E4"/>
    <w:rsid w:val="00063D84"/>
    <w:rsid w:val="0006636D"/>
    <w:rsid w:val="0007376A"/>
    <w:rsid w:val="00075674"/>
    <w:rsid w:val="00077D53"/>
    <w:rsid w:val="00081394"/>
    <w:rsid w:val="00083769"/>
    <w:rsid w:val="00095ABC"/>
    <w:rsid w:val="000B34BD"/>
    <w:rsid w:val="000C7E2A"/>
    <w:rsid w:val="000F4CFB"/>
    <w:rsid w:val="000F4E1F"/>
    <w:rsid w:val="0011535F"/>
    <w:rsid w:val="00117666"/>
    <w:rsid w:val="001223A7"/>
    <w:rsid w:val="00124B6E"/>
    <w:rsid w:val="00134256"/>
    <w:rsid w:val="00147395"/>
    <w:rsid w:val="00152161"/>
    <w:rsid w:val="001549B0"/>
    <w:rsid w:val="001552C9"/>
    <w:rsid w:val="00164821"/>
    <w:rsid w:val="00165D58"/>
    <w:rsid w:val="00177D84"/>
    <w:rsid w:val="001964EF"/>
    <w:rsid w:val="001B16AB"/>
    <w:rsid w:val="001B1A2C"/>
    <w:rsid w:val="001C2050"/>
    <w:rsid w:val="001D5A33"/>
    <w:rsid w:val="001D5C23"/>
    <w:rsid w:val="001D6CCE"/>
    <w:rsid w:val="001E4F08"/>
    <w:rsid w:val="001F4C07"/>
    <w:rsid w:val="00206322"/>
    <w:rsid w:val="00217BA1"/>
    <w:rsid w:val="00220780"/>
    <w:rsid w:val="00220AEA"/>
    <w:rsid w:val="00221A28"/>
    <w:rsid w:val="00226954"/>
    <w:rsid w:val="002368CB"/>
    <w:rsid w:val="00245582"/>
    <w:rsid w:val="002467F2"/>
    <w:rsid w:val="002624C3"/>
    <w:rsid w:val="002629A3"/>
    <w:rsid w:val="00265660"/>
    <w:rsid w:val="002677A0"/>
    <w:rsid w:val="00267D18"/>
    <w:rsid w:val="00271195"/>
    <w:rsid w:val="002868E2"/>
    <w:rsid w:val="002869C3"/>
    <w:rsid w:val="002936E4"/>
    <w:rsid w:val="00296B88"/>
    <w:rsid w:val="002A260D"/>
    <w:rsid w:val="002B6A07"/>
    <w:rsid w:val="002C74CA"/>
    <w:rsid w:val="002D0A49"/>
    <w:rsid w:val="002E3AC8"/>
    <w:rsid w:val="002F6280"/>
    <w:rsid w:val="002F744D"/>
    <w:rsid w:val="00303DE6"/>
    <w:rsid w:val="00310124"/>
    <w:rsid w:val="00312021"/>
    <w:rsid w:val="00312757"/>
    <w:rsid w:val="00322306"/>
    <w:rsid w:val="00326003"/>
    <w:rsid w:val="00332C9D"/>
    <w:rsid w:val="00337FBB"/>
    <w:rsid w:val="00344029"/>
    <w:rsid w:val="003544FB"/>
    <w:rsid w:val="0035504C"/>
    <w:rsid w:val="00357231"/>
    <w:rsid w:val="003614A3"/>
    <w:rsid w:val="00365D63"/>
    <w:rsid w:val="0036793B"/>
    <w:rsid w:val="00372682"/>
    <w:rsid w:val="003742B0"/>
    <w:rsid w:val="00376CC5"/>
    <w:rsid w:val="00390C74"/>
    <w:rsid w:val="0039343F"/>
    <w:rsid w:val="0039693B"/>
    <w:rsid w:val="003B3C40"/>
    <w:rsid w:val="003C3C4D"/>
    <w:rsid w:val="003C41E9"/>
    <w:rsid w:val="003C4DE7"/>
    <w:rsid w:val="003C7C52"/>
    <w:rsid w:val="003D0397"/>
    <w:rsid w:val="003D2F2D"/>
    <w:rsid w:val="003E137D"/>
    <w:rsid w:val="003E3F73"/>
    <w:rsid w:val="003F3199"/>
    <w:rsid w:val="00401590"/>
    <w:rsid w:val="00415391"/>
    <w:rsid w:val="00432E32"/>
    <w:rsid w:val="00446E4C"/>
    <w:rsid w:val="00454A31"/>
    <w:rsid w:val="00461BE3"/>
    <w:rsid w:val="00463E3D"/>
    <w:rsid w:val="00463E9B"/>
    <w:rsid w:val="004645AE"/>
    <w:rsid w:val="00483393"/>
    <w:rsid w:val="00497D83"/>
    <w:rsid w:val="004A3142"/>
    <w:rsid w:val="004A6CCF"/>
    <w:rsid w:val="004A7545"/>
    <w:rsid w:val="004D3E33"/>
    <w:rsid w:val="004E136A"/>
    <w:rsid w:val="004E6BD5"/>
    <w:rsid w:val="004E7F56"/>
    <w:rsid w:val="004F5933"/>
    <w:rsid w:val="004F7078"/>
    <w:rsid w:val="00504C33"/>
    <w:rsid w:val="00510770"/>
    <w:rsid w:val="00515205"/>
    <w:rsid w:val="0052252B"/>
    <w:rsid w:val="00522BBB"/>
    <w:rsid w:val="005250F2"/>
    <w:rsid w:val="0054263B"/>
    <w:rsid w:val="00544FC3"/>
    <w:rsid w:val="00545211"/>
    <w:rsid w:val="0055557A"/>
    <w:rsid w:val="005579E3"/>
    <w:rsid w:val="005621C7"/>
    <w:rsid w:val="005760D2"/>
    <w:rsid w:val="00577830"/>
    <w:rsid w:val="00591124"/>
    <w:rsid w:val="005A1D84"/>
    <w:rsid w:val="005A4EBF"/>
    <w:rsid w:val="005A70EA"/>
    <w:rsid w:val="005A7594"/>
    <w:rsid w:val="005B71B4"/>
    <w:rsid w:val="005C3963"/>
    <w:rsid w:val="005D1840"/>
    <w:rsid w:val="005D1B45"/>
    <w:rsid w:val="005D35E4"/>
    <w:rsid w:val="005D7910"/>
    <w:rsid w:val="005F35BB"/>
    <w:rsid w:val="005F7CEE"/>
    <w:rsid w:val="00614C68"/>
    <w:rsid w:val="00616418"/>
    <w:rsid w:val="0062154F"/>
    <w:rsid w:val="00626026"/>
    <w:rsid w:val="00631A8C"/>
    <w:rsid w:val="006410A1"/>
    <w:rsid w:val="00651CA2"/>
    <w:rsid w:val="00653D60"/>
    <w:rsid w:val="006551A8"/>
    <w:rsid w:val="00660D05"/>
    <w:rsid w:val="00665A72"/>
    <w:rsid w:val="00671D9A"/>
    <w:rsid w:val="00673952"/>
    <w:rsid w:val="006800A8"/>
    <w:rsid w:val="0068543F"/>
    <w:rsid w:val="00685952"/>
    <w:rsid w:val="00686C9D"/>
    <w:rsid w:val="00693977"/>
    <w:rsid w:val="006941E8"/>
    <w:rsid w:val="006B15D1"/>
    <w:rsid w:val="006B1F32"/>
    <w:rsid w:val="006B2D5B"/>
    <w:rsid w:val="006B7D14"/>
    <w:rsid w:val="006C186D"/>
    <w:rsid w:val="006D11A5"/>
    <w:rsid w:val="006D48C8"/>
    <w:rsid w:val="006D5B93"/>
    <w:rsid w:val="006E18DE"/>
    <w:rsid w:val="006E54C5"/>
    <w:rsid w:val="006E5A96"/>
    <w:rsid w:val="006E65DC"/>
    <w:rsid w:val="006F3FE2"/>
    <w:rsid w:val="006F59AA"/>
    <w:rsid w:val="0070074E"/>
    <w:rsid w:val="0070146F"/>
    <w:rsid w:val="00706560"/>
    <w:rsid w:val="00725A7D"/>
    <w:rsid w:val="00727093"/>
    <w:rsid w:val="0073085C"/>
    <w:rsid w:val="007375AD"/>
    <w:rsid w:val="00742C26"/>
    <w:rsid w:val="00743C16"/>
    <w:rsid w:val="0074499B"/>
    <w:rsid w:val="0074564D"/>
    <w:rsid w:val="00746505"/>
    <w:rsid w:val="00752FD1"/>
    <w:rsid w:val="0075616E"/>
    <w:rsid w:val="00774A22"/>
    <w:rsid w:val="00786CAF"/>
    <w:rsid w:val="00790BB3"/>
    <w:rsid w:val="00792043"/>
    <w:rsid w:val="00795BCD"/>
    <w:rsid w:val="00796171"/>
    <w:rsid w:val="00796FFE"/>
    <w:rsid w:val="00797ECF"/>
    <w:rsid w:val="00797EDD"/>
    <w:rsid w:val="007B0322"/>
    <w:rsid w:val="007B3E06"/>
    <w:rsid w:val="007B5E7F"/>
    <w:rsid w:val="007C0E3F"/>
    <w:rsid w:val="007C206C"/>
    <w:rsid w:val="007C5729"/>
    <w:rsid w:val="007D35E9"/>
    <w:rsid w:val="007F3D0E"/>
    <w:rsid w:val="007F5BCB"/>
    <w:rsid w:val="008111E4"/>
    <w:rsid w:val="0081301C"/>
    <w:rsid w:val="00813EB3"/>
    <w:rsid w:val="00817DD6"/>
    <w:rsid w:val="00837BEC"/>
    <w:rsid w:val="00850A93"/>
    <w:rsid w:val="00860326"/>
    <w:rsid w:val="008629A9"/>
    <w:rsid w:val="0088513A"/>
    <w:rsid w:val="00893C19"/>
    <w:rsid w:val="00895308"/>
    <w:rsid w:val="008A0240"/>
    <w:rsid w:val="008C2EAA"/>
    <w:rsid w:val="008C6823"/>
    <w:rsid w:val="008C75B0"/>
    <w:rsid w:val="008C7956"/>
    <w:rsid w:val="008D2934"/>
    <w:rsid w:val="008D6C8D"/>
    <w:rsid w:val="008E21A1"/>
    <w:rsid w:val="008E2B54"/>
    <w:rsid w:val="008E4404"/>
    <w:rsid w:val="008E58C7"/>
    <w:rsid w:val="008E705B"/>
    <w:rsid w:val="008F134B"/>
    <w:rsid w:val="008F2B28"/>
    <w:rsid w:val="008F5021"/>
    <w:rsid w:val="00903345"/>
    <w:rsid w:val="009134E4"/>
    <w:rsid w:val="00932EF9"/>
    <w:rsid w:val="00943573"/>
    <w:rsid w:val="00961AD1"/>
    <w:rsid w:val="00971B61"/>
    <w:rsid w:val="00980C31"/>
    <w:rsid w:val="009955FF"/>
    <w:rsid w:val="009B458E"/>
    <w:rsid w:val="009C685F"/>
    <w:rsid w:val="009C6D3A"/>
    <w:rsid w:val="009D259D"/>
    <w:rsid w:val="009E038F"/>
    <w:rsid w:val="009F3F38"/>
    <w:rsid w:val="009F5D58"/>
    <w:rsid w:val="00A003BC"/>
    <w:rsid w:val="00A00487"/>
    <w:rsid w:val="00A0548A"/>
    <w:rsid w:val="00A124EF"/>
    <w:rsid w:val="00A14901"/>
    <w:rsid w:val="00A21EE2"/>
    <w:rsid w:val="00A24EA4"/>
    <w:rsid w:val="00A353B4"/>
    <w:rsid w:val="00A46F35"/>
    <w:rsid w:val="00A50D9D"/>
    <w:rsid w:val="00A52D1E"/>
    <w:rsid w:val="00A53000"/>
    <w:rsid w:val="00A545C6"/>
    <w:rsid w:val="00A74F5C"/>
    <w:rsid w:val="00A75898"/>
    <w:rsid w:val="00A75F87"/>
    <w:rsid w:val="00A95D8B"/>
    <w:rsid w:val="00AA27A0"/>
    <w:rsid w:val="00AA6122"/>
    <w:rsid w:val="00AB02CD"/>
    <w:rsid w:val="00AB7AD1"/>
    <w:rsid w:val="00AC0270"/>
    <w:rsid w:val="00AC1EBF"/>
    <w:rsid w:val="00AC3EA3"/>
    <w:rsid w:val="00AC645D"/>
    <w:rsid w:val="00AC792D"/>
    <w:rsid w:val="00AD69F3"/>
    <w:rsid w:val="00AF13D5"/>
    <w:rsid w:val="00B03296"/>
    <w:rsid w:val="00B060FD"/>
    <w:rsid w:val="00B20697"/>
    <w:rsid w:val="00B41805"/>
    <w:rsid w:val="00B51057"/>
    <w:rsid w:val="00B52202"/>
    <w:rsid w:val="00B52409"/>
    <w:rsid w:val="00B54946"/>
    <w:rsid w:val="00B657B8"/>
    <w:rsid w:val="00B67F17"/>
    <w:rsid w:val="00B81CD9"/>
    <w:rsid w:val="00B83B7E"/>
    <w:rsid w:val="00B84920"/>
    <w:rsid w:val="00B8556A"/>
    <w:rsid w:val="00BA5FB1"/>
    <w:rsid w:val="00BA6BA8"/>
    <w:rsid w:val="00BA7439"/>
    <w:rsid w:val="00BB3000"/>
    <w:rsid w:val="00BB41CE"/>
    <w:rsid w:val="00BB6949"/>
    <w:rsid w:val="00BC1A52"/>
    <w:rsid w:val="00BC383B"/>
    <w:rsid w:val="00C00771"/>
    <w:rsid w:val="00C012A3"/>
    <w:rsid w:val="00C15058"/>
    <w:rsid w:val="00C16F19"/>
    <w:rsid w:val="00C17424"/>
    <w:rsid w:val="00C30EB1"/>
    <w:rsid w:val="00C31B6C"/>
    <w:rsid w:val="00C37E4C"/>
    <w:rsid w:val="00C40EE5"/>
    <w:rsid w:val="00C440D9"/>
    <w:rsid w:val="00C51EE1"/>
    <w:rsid w:val="00C52A7B"/>
    <w:rsid w:val="00C57C6C"/>
    <w:rsid w:val="00C6324C"/>
    <w:rsid w:val="00C641D9"/>
    <w:rsid w:val="00C65A06"/>
    <w:rsid w:val="00C679AA"/>
    <w:rsid w:val="00C724CF"/>
    <w:rsid w:val="00C75972"/>
    <w:rsid w:val="00C82792"/>
    <w:rsid w:val="00C90F7F"/>
    <w:rsid w:val="00C93764"/>
    <w:rsid w:val="00C948FD"/>
    <w:rsid w:val="00CA61A6"/>
    <w:rsid w:val="00CB0F3D"/>
    <w:rsid w:val="00CB2220"/>
    <w:rsid w:val="00CB43D5"/>
    <w:rsid w:val="00CC3C7F"/>
    <w:rsid w:val="00CC76F9"/>
    <w:rsid w:val="00CC7926"/>
    <w:rsid w:val="00CD066B"/>
    <w:rsid w:val="00CD3ECE"/>
    <w:rsid w:val="00CD46E2"/>
    <w:rsid w:val="00CD5786"/>
    <w:rsid w:val="00CE1750"/>
    <w:rsid w:val="00CF0EAD"/>
    <w:rsid w:val="00CF4325"/>
    <w:rsid w:val="00D00D0B"/>
    <w:rsid w:val="00D01178"/>
    <w:rsid w:val="00D012DF"/>
    <w:rsid w:val="00D04B69"/>
    <w:rsid w:val="00D04F62"/>
    <w:rsid w:val="00D17FBC"/>
    <w:rsid w:val="00D214EA"/>
    <w:rsid w:val="00D2333F"/>
    <w:rsid w:val="00D35380"/>
    <w:rsid w:val="00D40420"/>
    <w:rsid w:val="00D40DF2"/>
    <w:rsid w:val="00D423D0"/>
    <w:rsid w:val="00D44291"/>
    <w:rsid w:val="00D52761"/>
    <w:rsid w:val="00D537FA"/>
    <w:rsid w:val="00D60484"/>
    <w:rsid w:val="00D730A3"/>
    <w:rsid w:val="00D80D99"/>
    <w:rsid w:val="00D93F35"/>
    <w:rsid w:val="00D9503C"/>
    <w:rsid w:val="00DB1005"/>
    <w:rsid w:val="00DB227B"/>
    <w:rsid w:val="00DD73EF"/>
    <w:rsid w:val="00DE23E8"/>
    <w:rsid w:val="00DF187F"/>
    <w:rsid w:val="00E0128B"/>
    <w:rsid w:val="00E11C78"/>
    <w:rsid w:val="00E179C8"/>
    <w:rsid w:val="00E305CF"/>
    <w:rsid w:val="00E30E9F"/>
    <w:rsid w:val="00E34266"/>
    <w:rsid w:val="00E347C0"/>
    <w:rsid w:val="00E40BB6"/>
    <w:rsid w:val="00E443C3"/>
    <w:rsid w:val="00E64E17"/>
    <w:rsid w:val="00E709A8"/>
    <w:rsid w:val="00E72049"/>
    <w:rsid w:val="00E80BFB"/>
    <w:rsid w:val="00E83244"/>
    <w:rsid w:val="00E852EA"/>
    <w:rsid w:val="00E860F7"/>
    <w:rsid w:val="00EA3C87"/>
    <w:rsid w:val="00EA3D3C"/>
    <w:rsid w:val="00EC7CC3"/>
    <w:rsid w:val="00ED2B72"/>
    <w:rsid w:val="00EE344B"/>
    <w:rsid w:val="00EE3B4E"/>
    <w:rsid w:val="00EE4B73"/>
    <w:rsid w:val="00F0300B"/>
    <w:rsid w:val="00F1264F"/>
    <w:rsid w:val="00F1285F"/>
    <w:rsid w:val="00F22393"/>
    <w:rsid w:val="00F254A4"/>
    <w:rsid w:val="00F34A97"/>
    <w:rsid w:val="00F428A2"/>
    <w:rsid w:val="00F43D10"/>
    <w:rsid w:val="00F46494"/>
    <w:rsid w:val="00F54BFB"/>
    <w:rsid w:val="00F558AB"/>
    <w:rsid w:val="00F61D89"/>
    <w:rsid w:val="00F77452"/>
    <w:rsid w:val="00F86ABB"/>
    <w:rsid w:val="00F97039"/>
    <w:rsid w:val="00FA36AB"/>
    <w:rsid w:val="00FB38D4"/>
    <w:rsid w:val="00FB7413"/>
    <w:rsid w:val="00FD7648"/>
    <w:rsid w:val="00FE2770"/>
    <w:rsid w:val="00FE40D0"/>
    <w:rsid w:val="00FE7B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BEA237"/>
  <w15:docId w15:val="{757ABA37-7D5A-42D5-8BA2-C3ABF0C36D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inorHAnsi" w:hAnsiTheme="maj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2" w:qFormat="1"/>
    <w:lsdException w:name="heading 2" w:semiHidden="1" w:uiPriority="2" w:unhideWhenUsed="1" w:qFormat="1"/>
    <w:lsdException w:name="heading 3" w:semiHidden="1" w:uiPriority="2" w:unhideWhenUsed="1" w:qFormat="1"/>
    <w:lsdException w:name="heading 4" w:semiHidden="1" w:uiPriority="2" w:unhideWhenUsed="1" w:qFormat="1"/>
    <w:lsdException w:name="heading 5" w:semiHidden="1" w:uiPriority="2"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0D99"/>
    <w:pPr>
      <w:spacing w:before="120" w:after="240" w:line="240" w:lineRule="auto"/>
    </w:pPr>
    <w:rPr>
      <w:rFonts w:ascii="Times New Roman" w:hAnsi="Times New Roman"/>
      <w:sz w:val="24"/>
    </w:rPr>
  </w:style>
  <w:style w:type="paragraph" w:styleId="Heading1">
    <w:name w:val="heading 1"/>
    <w:basedOn w:val="ListParagraph"/>
    <w:next w:val="Normal"/>
    <w:link w:val="Heading1Char"/>
    <w:uiPriority w:val="2"/>
    <w:qFormat/>
    <w:rsid w:val="00D80D99"/>
    <w:pPr>
      <w:numPr>
        <w:numId w:val="17"/>
      </w:numPr>
      <w:spacing w:before="240"/>
      <w:contextualSpacing w:val="0"/>
      <w:outlineLvl w:val="0"/>
    </w:pPr>
    <w:rPr>
      <w:b/>
    </w:rPr>
  </w:style>
  <w:style w:type="paragraph" w:styleId="Heading2">
    <w:name w:val="heading 2"/>
    <w:basedOn w:val="Heading1"/>
    <w:next w:val="Normal"/>
    <w:link w:val="Heading2Char"/>
    <w:uiPriority w:val="2"/>
    <w:qFormat/>
    <w:rsid w:val="00D80D99"/>
    <w:pPr>
      <w:numPr>
        <w:ilvl w:val="1"/>
      </w:numPr>
      <w:spacing w:after="200"/>
      <w:outlineLvl w:val="1"/>
    </w:pPr>
  </w:style>
  <w:style w:type="paragraph" w:styleId="Heading3">
    <w:name w:val="heading 3"/>
    <w:basedOn w:val="Normal"/>
    <w:next w:val="Normal"/>
    <w:link w:val="Heading3Char"/>
    <w:uiPriority w:val="2"/>
    <w:qFormat/>
    <w:rsid w:val="00D80D99"/>
    <w:pPr>
      <w:keepNext/>
      <w:keepLines/>
      <w:numPr>
        <w:ilvl w:val="2"/>
        <w:numId w:val="17"/>
      </w:numPr>
      <w:spacing w:before="40" w:after="120"/>
      <w:outlineLvl w:val="2"/>
    </w:pPr>
    <w:rPr>
      <w:rFonts w:eastAsiaTheme="majorEastAsia" w:cstheme="majorBidi"/>
      <w:b/>
      <w:szCs w:val="24"/>
    </w:rPr>
  </w:style>
  <w:style w:type="paragraph" w:styleId="Heading4">
    <w:name w:val="heading 4"/>
    <w:basedOn w:val="Heading3"/>
    <w:next w:val="Normal"/>
    <w:link w:val="Heading4Char"/>
    <w:uiPriority w:val="2"/>
    <w:qFormat/>
    <w:rsid w:val="00D80D99"/>
    <w:pPr>
      <w:numPr>
        <w:ilvl w:val="3"/>
      </w:numPr>
      <w:outlineLvl w:val="3"/>
    </w:pPr>
    <w:rPr>
      <w:iCs/>
    </w:rPr>
  </w:style>
  <w:style w:type="paragraph" w:styleId="Heading5">
    <w:name w:val="heading 5"/>
    <w:basedOn w:val="Heading4"/>
    <w:next w:val="Normal"/>
    <w:link w:val="Heading5Char"/>
    <w:uiPriority w:val="2"/>
    <w:qFormat/>
    <w:rsid w:val="00D80D99"/>
    <w:pPr>
      <w:numPr>
        <w:ilvl w:val="4"/>
      </w:numPr>
      <w:outlineLvl w:val="4"/>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2"/>
    <w:rsid w:val="00147395"/>
    <w:rPr>
      <w:rFonts w:ascii="Times New Roman" w:eastAsia="Cambria" w:hAnsi="Times New Roman" w:cs="Times New Roman"/>
      <w:b/>
      <w:sz w:val="24"/>
      <w:szCs w:val="24"/>
    </w:rPr>
  </w:style>
  <w:style w:type="character" w:customStyle="1" w:styleId="Heading2Char">
    <w:name w:val="Heading 2 Char"/>
    <w:basedOn w:val="DefaultParagraphFont"/>
    <w:link w:val="Heading2"/>
    <w:uiPriority w:val="2"/>
    <w:rsid w:val="00147395"/>
    <w:rPr>
      <w:rFonts w:ascii="Times New Roman" w:eastAsia="Cambria" w:hAnsi="Times New Roman" w:cs="Times New Roman"/>
      <w:b/>
      <w:sz w:val="24"/>
      <w:szCs w:val="24"/>
    </w:rPr>
  </w:style>
  <w:style w:type="character" w:styleId="Emphasis">
    <w:name w:val="Emphasis"/>
    <w:basedOn w:val="DefaultParagraphFont"/>
    <w:uiPriority w:val="20"/>
    <w:qFormat/>
    <w:rsid w:val="00C724CF"/>
    <w:rPr>
      <w:rFonts w:ascii="Times New Roman" w:hAnsi="Times New Roman"/>
      <w:i/>
      <w:iCs/>
    </w:rPr>
  </w:style>
  <w:style w:type="paragraph" w:styleId="ListParagraph">
    <w:name w:val="List Paragraph"/>
    <w:basedOn w:val="Normal"/>
    <w:uiPriority w:val="3"/>
    <w:qFormat/>
    <w:rsid w:val="00310124"/>
    <w:pPr>
      <w:numPr>
        <w:numId w:val="14"/>
      </w:numPr>
      <w:ind w:left="1434" w:hanging="357"/>
      <w:contextualSpacing/>
    </w:pPr>
    <w:rPr>
      <w:rFonts w:eastAsia="Cambria" w:cs="Times New Roman"/>
      <w:szCs w:val="24"/>
    </w:rPr>
  </w:style>
  <w:style w:type="character" w:styleId="Strong">
    <w:name w:val="Strong"/>
    <w:basedOn w:val="DefaultParagraphFont"/>
    <w:uiPriority w:val="22"/>
    <w:qFormat/>
    <w:rsid w:val="00C724CF"/>
    <w:rPr>
      <w:rFonts w:ascii="Times New Roman" w:hAnsi="Times New Roman"/>
      <w:b/>
      <w:bCs/>
    </w:rPr>
  </w:style>
  <w:style w:type="paragraph" w:styleId="NormalWeb">
    <w:name w:val="Normal (Web)"/>
    <w:basedOn w:val="Normal"/>
    <w:uiPriority w:val="99"/>
    <w:unhideWhenUsed/>
    <w:rsid w:val="00117666"/>
    <w:pPr>
      <w:spacing w:before="100" w:beforeAutospacing="1" w:after="100" w:afterAutospacing="1"/>
    </w:pPr>
    <w:rPr>
      <w:rFonts w:eastAsia="Times New Roman" w:cs="Times New Roman"/>
      <w:szCs w:val="24"/>
    </w:rPr>
  </w:style>
  <w:style w:type="paragraph" w:styleId="Header">
    <w:name w:val="header"/>
    <w:basedOn w:val="Normal"/>
    <w:link w:val="HeaderChar"/>
    <w:uiPriority w:val="99"/>
    <w:unhideWhenUsed/>
    <w:rsid w:val="00A53000"/>
    <w:pPr>
      <w:tabs>
        <w:tab w:val="center" w:pos="4844"/>
        <w:tab w:val="right" w:pos="9689"/>
      </w:tabs>
    </w:pPr>
    <w:rPr>
      <w:b/>
    </w:rPr>
  </w:style>
  <w:style w:type="character" w:customStyle="1" w:styleId="HeaderChar">
    <w:name w:val="Header Char"/>
    <w:basedOn w:val="DefaultParagraphFont"/>
    <w:link w:val="Header"/>
    <w:uiPriority w:val="99"/>
    <w:rsid w:val="00A53000"/>
    <w:rPr>
      <w:rFonts w:ascii="Times New Roman" w:hAnsi="Times New Roman"/>
      <w:b/>
      <w:sz w:val="24"/>
    </w:rPr>
  </w:style>
  <w:style w:type="paragraph" w:styleId="Footer">
    <w:name w:val="footer"/>
    <w:basedOn w:val="Normal"/>
    <w:link w:val="FooterChar"/>
    <w:uiPriority w:val="99"/>
    <w:unhideWhenUsed/>
    <w:rsid w:val="00117666"/>
    <w:pPr>
      <w:tabs>
        <w:tab w:val="center" w:pos="4844"/>
        <w:tab w:val="right" w:pos="9689"/>
      </w:tabs>
      <w:spacing w:after="0"/>
    </w:pPr>
  </w:style>
  <w:style w:type="character" w:customStyle="1" w:styleId="FooterChar">
    <w:name w:val="Footer Char"/>
    <w:basedOn w:val="DefaultParagraphFont"/>
    <w:link w:val="Footer"/>
    <w:uiPriority w:val="99"/>
    <w:rsid w:val="00117666"/>
  </w:style>
  <w:style w:type="table" w:styleId="TableGrid">
    <w:name w:val="Table Grid"/>
    <w:basedOn w:val="TableNormal"/>
    <w:uiPriority w:val="59"/>
    <w:rsid w:val="001176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117666"/>
    <w:pPr>
      <w:spacing w:after="0"/>
    </w:pPr>
    <w:rPr>
      <w:sz w:val="20"/>
      <w:szCs w:val="20"/>
    </w:rPr>
  </w:style>
  <w:style w:type="character" w:customStyle="1" w:styleId="FootnoteTextChar">
    <w:name w:val="Footnote Text Char"/>
    <w:basedOn w:val="DefaultParagraphFont"/>
    <w:link w:val="FootnoteText"/>
    <w:uiPriority w:val="99"/>
    <w:semiHidden/>
    <w:rsid w:val="00117666"/>
    <w:rPr>
      <w:sz w:val="20"/>
      <w:szCs w:val="20"/>
    </w:rPr>
  </w:style>
  <w:style w:type="character" w:styleId="FootnoteReference">
    <w:name w:val="footnote reference"/>
    <w:basedOn w:val="DefaultParagraphFont"/>
    <w:uiPriority w:val="99"/>
    <w:semiHidden/>
    <w:unhideWhenUsed/>
    <w:rsid w:val="00117666"/>
    <w:rPr>
      <w:vertAlign w:val="superscript"/>
    </w:rPr>
  </w:style>
  <w:style w:type="paragraph" w:styleId="Caption">
    <w:name w:val="caption"/>
    <w:basedOn w:val="Normal"/>
    <w:next w:val="NoSpacing"/>
    <w:uiPriority w:val="35"/>
    <w:unhideWhenUsed/>
    <w:qFormat/>
    <w:rsid w:val="00A53000"/>
    <w:pPr>
      <w:keepNext/>
    </w:pPr>
    <w:rPr>
      <w:rFonts w:cs="Times New Roman"/>
      <w:b/>
      <w:bCs/>
      <w:szCs w:val="24"/>
    </w:rPr>
  </w:style>
  <w:style w:type="paragraph" w:styleId="BalloonText">
    <w:name w:val="Balloon Text"/>
    <w:basedOn w:val="Normal"/>
    <w:link w:val="BalloonTextChar"/>
    <w:uiPriority w:val="99"/>
    <w:semiHidden/>
    <w:unhideWhenUsed/>
    <w:rsid w:val="00117666"/>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117666"/>
    <w:rPr>
      <w:rFonts w:ascii="Tahoma" w:hAnsi="Tahoma" w:cs="Tahoma"/>
      <w:sz w:val="16"/>
      <w:szCs w:val="16"/>
    </w:rPr>
  </w:style>
  <w:style w:type="character" w:styleId="LineNumber">
    <w:name w:val="line number"/>
    <w:basedOn w:val="DefaultParagraphFont"/>
    <w:uiPriority w:val="99"/>
    <w:semiHidden/>
    <w:unhideWhenUsed/>
    <w:rsid w:val="00117666"/>
  </w:style>
  <w:style w:type="paragraph" w:styleId="EndnoteText">
    <w:name w:val="endnote text"/>
    <w:basedOn w:val="Normal"/>
    <w:link w:val="EndnoteTextChar"/>
    <w:uiPriority w:val="99"/>
    <w:semiHidden/>
    <w:unhideWhenUsed/>
    <w:rsid w:val="00CD066B"/>
    <w:pPr>
      <w:spacing w:after="0"/>
    </w:pPr>
    <w:rPr>
      <w:sz w:val="20"/>
      <w:szCs w:val="20"/>
    </w:rPr>
  </w:style>
  <w:style w:type="character" w:customStyle="1" w:styleId="EndnoteTextChar">
    <w:name w:val="Endnote Text Char"/>
    <w:basedOn w:val="DefaultParagraphFont"/>
    <w:link w:val="EndnoteText"/>
    <w:uiPriority w:val="99"/>
    <w:semiHidden/>
    <w:rsid w:val="00CD066B"/>
    <w:rPr>
      <w:sz w:val="20"/>
      <w:szCs w:val="20"/>
    </w:rPr>
  </w:style>
  <w:style w:type="character" w:styleId="EndnoteReference">
    <w:name w:val="endnote reference"/>
    <w:basedOn w:val="DefaultParagraphFont"/>
    <w:uiPriority w:val="99"/>
    <w:semiHidden/>
    <w:unhideWhenUsed/>
    <w:rsid w:val="00CD066B"/>
    <w:rPr>
      <w:vertAlign w:val="superscript"/>
    </w:rPr>
  </w:style>
  <w:style w:type="character" w:styleId="CommentReference">
    <w:name w:val="annotation reference"/>
    <w:basedOn w:val="DefaultParagraphFont"/>
    <w:uiPriority w:val="99"/>
    <w:semiHidden/>
    <w:unhideWhenUsed/>
    <w:rsid w:val="00725A7D"/>
    <w:rPr>
      <w:sz w:val="16"/>
      <w:szCs w:val="16"/>
    </w:rPr>
  </w:style>
  <w:style w:type="paragraph" w:styleId="CommentText">
    <w:name w:val="annotation text"/>
    <w:basedOn w:val="Normal"/>
    <w:link w:val="CommentTextChar"/>
    <w:uiPriority w:val="99"/>
    <w:semiHidden/>
    <w:unhideWhenUsed/>
    <w:rsid w:val="00725A7D"/>
    <w:rPr>
      <w:sz w:val="20"/>
      <w:szCs w:val="20"/>
    </w:rPr>
  </w:style>
  <w:style w:type="character" w:customStyle="1" w:styleId="CommentTextChar">
    <w:name w:val="Comment Text Char"/>
    <w:basedOn w:val="DefaultParagraphFont"/>
    <w:link w:val="CommentText"/>
    <w:uiPriority w:val="99"/>
    <w:semiHidden/>
    <w:rsid w:val="00725A7D"/>
    <w:rPr>
      <w:sz w:val="20"/>
      <w:szCs w:val="20"/>
    </w:rPr>
  </w:style>
  <w:style w:type="paragraph" w:styleId="CommentSubject">
    <w:name w:val="annotation subject"/>
    <w:basedOn w:val="CommentText"/>
    <w:next w:val="CommentText"/>
    <w:link w:val="CommentSubjectChar"/>
    <w:uiPriority w:val="99"/>
    <w:semiHidden/>
    <w:unhideWhenUsed/>
    <w:rsid w:val="00725A7D"/>
    <w:rPr>
      <w:b/>
      <w:bCs/>
    </w:rPr>
  </w:style>
  <w:style w:type="character" w:customStyle="1" w:styleId="CommentSubjectChar">
    <w:name w:val="Comment Subject Char"/>
    <w:basedOn w:val="CommentTextChar"/>
    <w:link w:val="CommentSubject"/>
    <w:uiPriority w:val="99"/>
    <w:semiHidden/>
    <w:rsid w:val="00725A7D"/>
    <w:rPr>
      <w:b/>
      <w:bCs/>
      <w:sz w:val="20"/>
      <w:szCs w:val="20"/>
    </w:rPr>
  </w:style>
  <w:style w:type="character" w:styleId="Hyperlink">
    <w:name w:val="Hyperlink"/>
    <w:basedOn w:val="DefaultParagraphFont"/>
    <w:uiPriority w:val="99"/>
    <w:unhideWhenUsed/>
    <w:rsid w:val="005A1D84"/>
    <w:rPr>
      <w:color w:val="0000FF"/>
      <w:u w:val="single"/>
    </w:rPr>
  </w:style>
  <w:style w:type="character" w:styleId="FollowedHyperlink">
    <w:name w:val="FollowedHyperlink"/>
    <w:basedOn w:val="DefaultParagraphFont"/>
    <w:uiPriority w:val="99"/>
    <w:semiHidden/>
    <w:unhideWhenUsed/>
    <w:rsid w:val="006D5B93"/>
    <w:rPr>
      <w:color w:val="800080" w:themeColor="followedHyperlink"/>
      <w:u w:val="single"/>
    </w:rPr>
  </w:style>
  <w:style w:type="paragraph" w:styleId="Title">
    <w:name w:val="Title"/>
    <w:basedOn w:val="Normal"/>
    <w:next w:val="Normal"/>
    <w:link w:val="TitleChar"/>
    <w:qFormat/>
    <w:rsid w:val="00D80D99"/>
    <w:pPr>
      <w:suppressLineNumbers/>
      <w:spacing w:before="240" w:after="360"/>
      <w:jc w:val="center"/>
    </w:pPr>
    <w:rPr>
      <w:rFonts w:cs="Times New Roman"/>
      <w:b/>
      <w:sz w:val="32"/>
      <w:szCs w:val="32"/>
    </w:rPr>
  </w:style>
  <w:style w:type="character" w:customStyle="1" w:styleId="TitleChar">
    <w:name w:val="Title Char"/>
    <w:basedOn w:val="DefaultParagraphFont"/>
    <w:link w:val="Title"/>
    <w:rsid w:val="00D80D99"/>
    <w:rPr>
      <w:rFonts w:ascii="Times New Roman" w:hAnsi="Times New Roman" w:cs="Times New Roman"/>
      <w:b/>
      <w:sz w:val="32"/>
      <w:szCs w:val="32"/>
    </w:rPr>
  </w:style>
  <w:style w:type="paragraph" w:styleId="Subtitle">
    <w:name w:val="Subtitle"/>
    <w:basedOn w:val="Normal"/>
    <w:next w:val="Normal"/>
    <w:link w:val="SubtitleChar"/>
    <w:uiPriority w:val="99"/>
    <w:unhideWhenUsed/>
    <w:qFormat/>
    <w:rsid w:val="00AC0270"/>
    <w:pPr>
      <w:spacing w:before="240"/>
    </w:pPr>
    <w:rPr>
      <w:rFonts w:cs="Times New Roman"/>
      <w:b/>
      <w:szCs w:val="24"/>
    </w:rPr>
  </w:style>
  <w:style w:type="character" w:customStyle="1" w:styleId="SubtitleChar">
    <w:name w:val="Subtitle Char"/>
    <w:basedOn w:val="DefaultParagraphFont"/>
    <w:link w:val="Subtitle"/>
    <w:uiPriority w:val="99"/>
    <w:rsid w:val="00651CA2"/>
    <w:rPr>
      <w:rFonts w:ascii="Times New Roman" w:hAnsi="Times New Roman" w:cs="Times New Roman"/>
      <w:b/>
      <w:sz w:val="24"/>
      <w:szCs w:val="24"/>
    </w:rPr>
  </w:style>
  <w:style w:type="character" w:customStyle="1" w:styleId="Heading3Char">
    <w:name w:val="Heading 3 Char"/>
    <w:basedOn w:val="DefaultParagraphFont"/>
    <w:link w:val="Heading3"/>
    <w:uiPriority w:val="2"/>
    <w:rsid w:val="005D1840"/>
    <w:rPr>
      <w:rFonts w:ascii="Times New Roman" w:eastAsiaTheme="majorEastAsia" w:hAnsi="Times New Roman" w:cstheme="majorBidi"/>
      <w:b/>
      <w:sz w:val="24"/>
      <w:szCs w:val="24"/>
    </w:rPr>
  </w:style>
  <w:style w:type="paragraph" w:styleId="NoSpacing">
    <w:name w:val="No Spacing"/>
    <w:uiPriority w:val="99"/>
    <w:unhideWhenUsed/>
    <w:qFormat/>
    <w:rsid w:val="00A53000"/>
    <w:pPr>
      <w:spacing w:after="0" w:line="240" w:lineRule="auto"/>
    </w:pPr>
    <w:rPr>
      <w:rFonts w:ascii="Times New Roman" w:hAnsi="Times New Roman"/>
      <w:sz w:val="24"/>
    </w:rPr>
  </w:style>
  <w:style w:type="character" w:customStyle="1" w:styleId="Heading4Char">
    <w:name w:val="Heading 4 Char"/>
    <w:basedOn w:val="DefaultParagraphFont"/>
    <w:link w:val="Heading4"/>
    <w:uiPriority w:val="2"/>
    <w:rsid w:val="005D1840"/>
    <w:rPr>
      <w:rFonts w:ascii="Times New Roman" w:eastAsiaTheme="majorEastAsia" w:hAnsi="Times New Roman" w:cstheme="majorBidi"/>
      <w:b/>
      <w:iCs/>
      <w:sz w:val="24"/>
      <w:szCs w:val="24"/>
    </w:rPr>
  </w:style>
  <w:style w:type="character" w:customStyle="1" w:styleId="Heading5Char">
    <w:name w:val="Heading 5 Char"/>
    <w:basedOn w:val="DefaultParagraphFont"/>
    <w:link w:val="Heading5"/>
    <w:uiPriority w:val="2"/>
    <w:rsid w:val="005D1840"/>
    <w:rPr>
      <w:rFonts w:ascii="Times New Roman" w:eastAsiaTheme="majorEastAsia" w:hAnsi="Times New Roman" w:cstheme="majorBidi"/>
      <w:b/>
      <w:iCs/>
      <w:sz w:val="24"/>
      <w:szCs w:val="24"/>
    </w:rPr>
  </w:style>
  <w:style w:type="paragraph" w:customStyle="1" w:styleId="AuthorList">
    <w:name w:val="Author List"/>
    <w:aliases w:val="Keywords,Abstract"/>
    <w:basedOn w:val="Subtitle"/>
    <w:next w:val="Normal"/>
    <w:uiPriority w:val="1"/>
    <w:qFormat/>
    <w:rsid w:val="00651CA2"/>
  </w:style>
  <w:style w:type="character" w:styleId="SubtleEmphasis">
    <w:name w:val="Subtle Emphasis"/>
    <w:basedOn w:val="DefaultParagraphFont"/>
    <w:uiPriority w:val="19"/>
    <w:qFormat/>
    <w:rsid w:val="00C724CF"/>
    <w:rPr>
      <w:rFonts w:ascii="Times New Roman" w:hAnsi="Times New Roman"/>
      <w:i/>
      <w:iCs/>
      <w:color w:val="404040" w:themeColor="text1" w:themeTint="BF"/>
    </w:rPr>
  </w:style>
  <w:style w:type="character" w:styleId="IntenseEmphasis">
    <w:name w:val="Intense Emphasis"/>
    <w:basedOn w:val="DefaultParagraphFont"/>
    <w:uiPriority w:val="21"/>
    <w:unhideWhenUsed/>
    <w:rsid w:val="00C724CF"/>
    <w:rPr>
      <w:rFonts w:ascii="Times New Roman" w:hAnsi="Times New Roman"/>
      <w:i/>
      <w:iCs/>
      <w:color w:val="auto"/>
    </w:rPr>
  </w:style>
  <w:style w:type="paragraph" w:styleId="Quote">
    <w:name w:val="Quote"/>
    <w:basedOn w:val="Normal"/>
    <w:next w:val="Normal"/>
    <w:link w:val="QuoteChar"/>
    <w:uiPriority w:val="29"/>
    <w:qFormat/>
    <w:rsid w:val="00C724CF"/>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C724CF"/>
    <w:rPr>
      <w:rFonts w:ascii="Times New Roman" w:hAnsi="Times New Roman"/>
      <w:i/>
      <w:iCs/>
      <w:color w:val="404040" w:themeColor="text1" w:themeTint="BF"/>
      <w:sz w:val="24"/>
    </w:rPr>
  </w:style>
  <w:style w:type="character" w:styleId="IntenseReference">
    <w:name w:val="Intense Reference"/>
    <w:basedOn w:val="DefaultParagraphFont"/>
    <w:uiPriority w:val="32"/>
    <w:qFormat/>
    <w:rsid w:val="00C724CF"/>
    <w:rPr>
      <w:b/>
      <w:bCs/>
      <w:smallCaps/>
      <w:color w:val="auto"/>
      <w:spacing w:val="5"/>
    </w:rPr>
  </w:style>
  <w:style w:type="character" w:styleId="BookTitle">
    <w:name w:val="Book Title"/>
    <w:basedOn w:val="DefaultParagraphFont"/>
    <w:uiPriority w:val="33"/>
    <w:qFormat/>
    <w:rsid w:val="00C724CF"/>
    <w:rPr>
      <w:rFonts w:ascii="Times New Roman" w:hAnsi="Times New Roman"/>
      <w:b/>
      <w:bCs/>
      <w:i/>
      <w:iCs/>
      <w:spacing w:val="5"/>
    </w:rPr>
  </w:style>
  <w:style w:type="numbering" w:customStyle="1" w:styleId="Headings">
    <w:name w:val="Headings"/>
    <w:uiPriority w:val="99"/>
    <w:rsid w:val="00D80D99"/>
    <w:pPr>
      <w:numPr>
        <w:numId w:val="21"/>
      </w:numPr>
    </w:pPr>
  </w:style>
  <w:style w:type="paragraph" w:styleId="Revision">
    <w:name w:val="Revision"/>
    <w:hidden/>
    <w:uiPriority w:val="99"/>
    <w:semiHidden/>
    <w:rsid w:val="00A545C6"/>
    <w:pPr>
      <w:spacing w:after="0" w:line="240" w:lineRule="auto"/>
    </w:pPr>
    <w:rPr>
      <w:rFonts w:ascii="Times New Roman" w:hAnsi="Times New Roman"/>
      <w:sz w:val="24"/>
    </w:rPr>
  </w:style>
  <w:style w:type="character" w:styleId="UnresolvedMention">
    <w:name w:val="Unresolved Mention"/>
    <w:basedOn w:val="DefaultParagraphFont"/>
    <w:uiPriority w:val="99"/>
    <w:semiHidden/>
    <w:unhideWhenUsed/>
    <w:rsid w:val="00895308"/>
    <w:rPr>
      <w:color w:val="605E5C"/>
      <w:shd w:val="clear" w:color="auto" w:fill="E1DFDD"/>
    </w:rPr>
  </w:style>
  <w:style w:type="paragraph" w:customStyle="1" w:styleId="table-text">
    <w:name w:val="table-text"/>
    <w:rsid w:val="006D11A5"/>
    <w:pPr>
      <w:spacing w:after="80" w:line="200" w:lineRule="exact"/>
    </w:pPr>
    <w:rPr>
      <w:rFonts w:ascii="Times New Roman" w:eastAsia="SimSun" w:hAnsi="Times New Roman" w:cs="Times New Roman"/>
      <w:sz w:val="16"/>
      <w:szCs w:val="20"/>
    </w:rPr>
  </w:style>
  <w:style w:type="paragraph" w:customStyle="1" w:styleId="Caption1">
    <w:name w:val="Caption1"/>
    <w:rsid w:val="006D11A5"/>
    <w:pPr>
      <w:keepLines/>
      <w:spacing w:before="200" w:after="240" w:line="200" w:lineRule="exact"/>
    </w:pPr>
    <w:rPr>
      <w:rFonts w:ascii="Times New Roman" w:eastAsia="SimSun" w:hAnsi="Times New Roman" w:cs="Times New Roman"/>
      <w:sz w:val="16"/>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952381">
      <w:bodyDiv w:val="1"/>
      <w:marLeft w:val="0"/>
      <w:marRight w:val="0"/>
      <w:marTop w:val="0"/>
      <w:marBottom w:val="0"/>
      <w:divBdr>
        <w:top w:val="none" w:sz="0" w:space="0" w:color="auto"/>
        <w:left w:val="none" w:sz="0" w:space="0" w:color="auto"/>
        <w:bottom w:val="none" w:sz="0" w:space="0" w:color="auto"/>
        <w:right w:val="none" w:sz="0" w:space="0" w:color="auto"/>
      </w:divBdr>
    </w:div>
    <w:div w:id="83501254">
      <w:bodyDiv w:val="1"/>
      <w:marLeft w:val="0"/>
      <w:marRight w:val="0"/>
      <w:marTop w:val="0"/>
      <w:marBottom w:val="0"/>
      <w:divBdr>
        <w:top w:val="none" w:sz="0" w:space="0" w:color="auto"/>
        <w:left w:val="none" w:sz="0" w:space="0" w:color="auto"/>
        <w:bottom w:val="none" w:sz="0" w:space="0" w:color="auto"/>
        <w:right w:val="none" w:sz="0" w:space="0" w:color="auto"/>
      </w:divBdr>
    </w:div>
    <w:div w:id="171993267">
      <w:bodyDiv w:val="1"/>
      <w:marLeft w:val="0"/>
      <w:marRight w:val="0"/>
      <w:marTop w:val="0"/>
      <w:marBottom w:val="0"/>
      <w:divBdr>
        <w:top w:val="none" w:sz="0" w:space="0" w:color="auto"/>
        <w:left w:val="none" w:sz="0" w:space="0" w:color="auto"/>
        <w:bottom w:val="none" w:sz="0" w:space="0" w:color="auto"/>
        <w:right w:val="none" w:sz="0" w:space="0" w:color="auto"/>
      </w:divBdr>
    </w:div>
    <w:div w:id="330254591">
      <w:bodyDiv w:val="1"/>
      <w:marLeft w:val="0"/>
      <w:marRight w:val="0"/>
      <w:marTop w:val="0"/>
      <w:marBottom w:val="0"/>
      <w:divBdr>
        <w:top w:val="none" w:sz="0" w:space="0" w:color="auto"/>
        <w:left w:val="none" w:sz="0" w:space="0" w:color="auto"/>
        <w:bottom w:val="none" w:sz="0" w:space="0" w:color="auto"/>
        <w:right w:val="none" w:sz="0" w:space="0" w:color="auto"/>
      </w:divBdr>
    </w:div>
    <w:div w:id="368335732">
      <w:bodyDiv w:val="1"/>
      <w:marLeft w:val="0"/>
      <w:marRight w:val="0"/>
      <w:marTop w:val="0"/>
      <w:marBottom w:val="0"/>
      <w:divBdr>
        <w:top w:val="none" w:sz="0" w:space="0" w:color="auto"/>
        <w:left w:val="none" w:sz="0" w:space="0" w:color="auto"/>
        <w:bottom w:val="none" w:sz="0" w:space="0" w:color="auto"/>
        <w:right w:val="none" w:sz="0" w:space="0" w:color="auto"/>
      </w:divBdr>
    </w:div>
    <w:div w:id="476724946">
      <w:bodyDiv w:val="1"/>
      <w:marLeft w:val="0"/>
      <w:marRight w:val="0"/>
      <w:marTop w:val="0"/>
      <w:marBottom w:val="0"/>
      <w:divBdr>
        <w:top w:val="none" w:sz="0" w:space="0" w:color="auto"/>
        <w:left w:val="none" w:sz="0" w:space="0" w:color="auto"/>
        <w:bottom w:val="none" w:sz="0" w:space="0" w:color="auto"/>
        <w:right w:val="none" w:sz="0" w:space="0" w:color="auto"/>
      </w:divBdr>
    </w:div>
    <w:div w:id="566258189">
      <w:bodyDiv w:val="1"/>
      <w:marLeft w:val="0"/>
      <w:marRight w:val="0"/>
      <w:marTop w:val="0"/>
      <w:marBottom w:val="0"/>
      <w:divBdr>
        <w:top w:val="none" w:sz="0" w:space="0" w:color="auto"/>
        <w:left w:val="none" w:sz="0" w:space="0" w:color="auto"/>
        <w:bottom w:val="none" w:sz="0" w:space="0" w:color="auto"/>
        <w:right w:val="none" w:sz="0" w:space="0" w:color="auto"/>
      </w:divBdr>
    </w:div>
    <w:div w:id="625626042">
      <w:bodyDiv w:val="1"/>
      <w:marLeft w:val="0"/>
      <w:marRight w:val="0"/>
      <w:marTop w:val="0"/>
      <w:marBottom w:val="0"/>
      <w:divBdr>
        <w:top w:val="none" w:sz="0" w:space="0" w:color="auto"/>
        <w:left w:val="none" w:sz="0" w:space="0" w:color="auto"/>
        <w:bottom w:val="none" w:sz="0" w:space="0" w:color="auto"/>
        <w:right w:val="none" w:sz="0" w:space="0" w:color="auto"/>
      </w:divBdr>
    </w:div>
    <w:div w:id="935138230">
      <w:bodyDiv w:val="1"/>
      <w:marLeft w:val="0"/>
      <w:marRight w:val="0"/>
      <w:marTop w:val="0"/>
      <w:marBottom w:val="0"/>
      <w:divBdr>
        <w:top w:val="none" w:sz="0" w:space="0" w:color="auto"/>
        <w:left w:val="none" w:sz="0" w:space="0" w:color="auto"/>
        <w:bottom w:val="none" w:sz="0" w:space="0" w:color="auto"/>
        <w:right w:val="none" w:sz="0" w:space="0" w:color="auto"/>
      </w:divBdr>
    </w:div>
    <w:div w:id="1002313091">
      <w:bodyDiv w:val="1"/>
      <w:marLeft w:val="0"/>
      <w:marRight w:val="0"/>
      <w:marTop w:val="0"/>
      <w:marBottom w:val="0"/>
      <w:divBdr>
        <w:top w:val="none" w:sz="0" w:space="0" w:color="auto"/>
        <w:left w:val="none" w:sz="0" w:space="0" w:color="auto"/>
        <w:bottom w:val="none" w:sz="0" w:space="0" w:color="auto"/>
        <w:right w:val="none" w:sz="0" w:space="0" w:color="auto"/>
      </w:divBdr>
    </w:div>
    <w:div w:id="2108455780">
      <w:bodyDiv w:val="1"/>
      <w:marLeft w:val="0"/>
      <w:marRight w:val="0"/>
      <w:marTop w:val="0"/>
      <w:marBottom w:val="0"/>
      <w:divBdr>
        <w:top w:val="none" w:sz="0" w:space="0" w:color="auto"/>
        <w:left w:val="none" w:sz="0" w:space="0" w:color="auto"/>
        <w:bottom w:val="none" w:sz="0" w:space="0" w:color="auto"/>
        <w:right w:val="none" w:sz="0" w:space="0" w:color="auto"/>
      </w:divBdr>
    </w:div>
    <w:div w:id="2130515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footer" Target="footer2.xml"/><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microsoft.com/office/2014/relationships/chartEx" Target="charts/chartEx1.xml"/><Relationship Id="rId10" Type="http://schemas.openxmlformats.org/officeDocument/2006/relationships/footnotes" Target="foot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5.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annah.eccles\OneDrive%20-%20Frontiers%20Media%20SA\Documents\Latex%20work\Sep%202022_link%20updates\frontiers_template.dotx" TargetMode="External"/></Relationships>
</file>

<file path=word/charts/_rels/chartEx1.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oleObject" Target="file:///C:\Users\ASUS\Desktop\Frontiers%202026\Frontiers%202026%20Data.xlsx" TargetMode="External"/></Relationships>
</file>

<file path=word/charts/chartEx1.xml><?xml version="1.0" encoding="utf-8"?>
<cx:chartSpace xmlns:a="http://schemas.openxmlformats.org/drawingml/2006/main" xmlns:r="http://schemas.openxmlformats.org/officeDocument/2006/relationships" xmlns:cx="http://schemas.microsoft.com/office/drawing/2014/chartex">
  <cx:chartData>
    <cx:externalData r:id="rId1" cx:autoUpdate="0"/>
    <cx:data id="0">
      <cx:numDim type="val">
        <cx:f>Sheet2!$A$2:$A$54</cx:f>
        <cx:lvl ptCount="53" formatCode="General">
          <cx:pt idx="0">0</cx:pt>
          <cx:pt idx="1">73.829999999999998</cx:pt>
          <cx:pt idx="2">100</cx:pt>
          <cx:pt idx="3">97.329999999999998</cx:pt>
          <cx:pt idx="4">80.329999999999998</cx:pt>
          <cx:pt idx="5">99.329999999999998</cx:pt>
          <cx:pt idx="6">98.659999999999997</cx:pt>
          <cx:pt idx="7">100</cx:pt>
          <cx:pt idx="8">92</cx:pt>
          <cx:pt idx="9">91.159999999999997</cx:pt>
          <cx:pt idx="10">99</cx:pt>
          <cx:pt idx="11">65</cx:pt>
          <cx:pt idx="12">98.659999999999997</cx:pt>
          <cx:pt idx="13">99</cx:pt>
          <cx:pt idx="14">82.909999999999997</cx:pt>
          <cx:pt idx="15">87.579999999999998</cx:pt>
          <cx:pt idx="16">100</cx:pt>
          <cx:pt idx="17">100</cx:pt>
          <cx:pt idx="18">76.5</cx:pt>
          <cx:pt idx="19">100</cx:pt>
          <cx:pt idx="20">97</cx:pt>
          <cx:pt idx="21">58.329999999999998</cx:pt>
          <cx:pt idx="22">99</cx:pt>
          <cx:pt idx="23">100</cx:pt>
          <cx:pt idx="24">100</cx:pt>
          <cx:pt idx="25">98.659999999999997</cx:pt>
          <cx:pt idx="26">99.329999999999998</cx:pt>
          <cx:pt idx="27">88.659999999999997</cx:pt>
          <cx:pt idx="28">99</cx:pt>
          <cx:pt idx="29">100</cx:pt>
          <cx:pt idx="30">85.909999999999997</cx:pt>
          <cx:pt idx="31">98</cx:pt>
          <cx:pt idx="32">100</cx:pt>
          <cx:pt idx="33">67.25</cx:pt>
          <cx:pt idx="34">94</cx:pt>
          <cx:pt idx="35">67</cx:pt>
          <cx:pt idx="36">89.659999999999997</cx:pt>
          <cx:pt idx="37">90.909999999999997</cx:pt>
          <cx:pt idx="38">66.409999999999997</cx:pt>
          <cx:pt idx="39">96.329999999999998</cx:pt>
          <cx:pt idx="40">92.659999999999997</cx:pt>
          <cx:pt idx="41">96</cx:pt>
        </cx:lvl>
      </cx:numDim>
    </cx:data>
    <cx:data id="1">
      <cx:numDim type="val">
        <cx:f>Sheet2!$B$2:$B$54</cx:f>
        <cx:lvl ptCount="53" formatCode="General">
          <cx:pt idx="0">66</cx:pt>
          <cx:pt idx="1">54.409999999999997</cx:pt>
          <cx:pt idx="2">74.329999999999998</cx:pt>
          <cx:pt idx="3">97.659999999999997</cx:pt>
          <cx:pt idx="4">91</cx:pt>
          <cx:pt idx="5">97.829999999999998</cx:pt>
          <cx:pt idx="6">82.329999999999998</cx:pt>
          <cx:pt idx="7">97.579999999999998</cx:pt>
          <cx:pt idx="8">87.159999999999997</cx:pt>
          <cx:pt idx="9">97.829999999999998</cx:pt>
          <cx:pt idx="10">92.5</cx:pt>
          <cx:pt idx="11">97</cx:pt>
          <cx:pt idx="12">96.159999999999997</cx:pt>
          <cx:pt idx="13">97</cx:pt>
          <cx:pt idx="14">93.829999999999998</cx:pt>
          <cx:pt idx="15">96.329999999999998</cx:pt>
          <cx:pt idx="16">85.079999999999998</cx:pt>
          <cx:pt idx="17">96.159999999999997</cx:pt>
          <cx:pt idx="18">83.25</cx:pt>
          <cx:pt idx="19">82.079999999999998</cx:pt>
          <cx:pt idx="20">92.909999999999997</cx:pt>
          <cx:pt idx="21">96.159999999999997</cx:pt>
          <cx:pt idx="22">82.579999999999998</cx:pt>
          <cx:pt idx="23">94.5</cx:pt>
          <cx:pt idx="24">95.579999999999998</cx:pt>
          <cx:pt idx="25">89.079999999999998</cx:pt>
          <cx:pt idx="26">95.329999999999998</cx:pt>
          <cx:pt idx="27">97.829999999999998</cx:pt>
          <cx:pt idx="28">96.75</cx:pt>
          <cx:pt idx="29">91.829999999999998</cx:pt>
          <cx:pt idx="30">96.159999999999997</cx:pt>
          <cx:pt idx="31">85.079999999999998</cx:pt>
          <cx:pt idx="32">96.159999999999997</cx:pt>
          <cx:pt idx="33">70.829999999999998</cx:pt>
          <cx:pt idx="34">80.079999999999998</cx:pt>
          <cx:pt idx="35">60.75</cx:pt>
          <cx:pt idx="36">93.159999999999997</cx:pt>
          <cx:pt idx="37">80.329999999999998</cx:pt>
          <cx:pt idx="38">98.159999999999997</cx:pt>
          <cx:pt idx="39">81.159999999999997</cx:pt>
          <cx:pt idx="40">81.829999999999998</cx:pt>
          <cx:pt idx="41">98.25</cx:pt>
          <cx:pt idx="42">1.25</cx:pt>
        </cx:lvl>
      </cx:numDim>
    </cx:data>
    <cx:data id="2">
      <cx:numDim type="val">
        <cx:f>Sheet2!$C$2:$C$54</cx:f>
        <cx:lvl ptCount="53" formatCode="General">
          <cx:pt idx="0">85.579999999999998</cx:pt>
          <cx:pt idx="1">95.659999999999997</cx:pt>
          <cx:pt idx="2">86.659999999999997</cx:pt>
          <cx:pt idx="3">89.25</cx:pt>
          <cx:pt idx="4">100</cx:pt>
          <cx:pt idx="5">65.829999999999998</cx:pt>
          <cx:pt idx="6">96.909999999999997</cx:pt>
          <cx:pt idx="7">79.75</cx:pt>
          <cx:pt idx="8">100</cx:pt>
          <cx:pt idx="9">100</cx:pt>
          <cx:pt idx="10">93.159999999999997</cx:pt>
          <cx:pt idx="11">99.329999999999998</cx:pt>
          <cx:pt idx="12">100</cx:pt>
          <cx:pt idx="13">100</cx:pt>
          <cx:pt idx="14">100</cx:pt>
          <cx:pt idx="15">97.25</cx:pt>
          <cx:pt idx="16">99.079999999999998</cx:pt>
          <cx:pt idx="17">99.909999999999997</cx:pt>
          <cx:pt idx="18">100</cx:pt>
          <cx:pt idx="19">100</cx:pt>
          <cx:pt idx="20">99</cx:pt>
          <cx:pt idx="21">96.909999999999997</cx:pt>
          <cx:pt idx="22">100</cx:pt>
          <cx:pt idx="23">100</cx:pt>
          <cx:pt idx="24">100</cx:pt>
          <cx:pt idx="25">100</cx:pt>
          <cx:pt idx="26">100</cx:pt>
          <cx:pt idx="27">100</cx:pt>
          <cx:pt idx="28">89.079999999999998</cx:pt>
          <cx:pt idx="29">100</cx:pt>
          <cx:pt idx="30">100</cx:pt>
          <cx:pt idx="31">100</cx:pt>
          <cx:pt idx="32">78.079999999999998</cx:pt>
          <cx:pt idx="33">88.5</cx:pt>
          <cx:pt idx="34">93.409999999999997</cx:pt>
          <cx:pt idx="35">97.659999999999997</cx:pt>
          <cx:pt idx="36">100</cx:pt>
          <cx:pt idx="37">100</cx:pt>
          <cx:pt idx="38">95.659999999999997</cx:pt>
          <cx:pt idx="39">94.25</cx:pt>
          <cx:pt idx="40">97.909999999999997</cx:pt>
          <cx:pt idx="41">94.909999999999997</cx:pt>
          <cx:pt idx="42">99.5</cx:pt>
          <cx:pt idx="43">91.909999999999997</cx:pt>
          <cx:pt idx="44">100</cx:pt>
          <cx:pt idx="45">89</cx:pt>
          <cx:pt idx="46">81.579999999999998</cx:pt>
          <cx:pt idx="47">97.659999999999997</cx:pt>
          <cx:pt idx="48">93.159999999999997</cx:pt>
          <cx:pt idx="49">98.329999999999998</cx:pt>
          <cx:pt idx="50">91.579999999999998</cx:pt>
          <cx:pt idx="51">95.659999999999997</cx:pt>
          <cx:pt idx="52">81.75</cx:pt>
        </cx:lvl>
      </cx:numDim>
    </cx:data>
  </cx:chartData>
  <cx:chart>
    <cx:title pos="t" align="ctr" overlay="0">
      <cx:tx>
        <cx:txData>
          <cx:v/>
        </cx:txData>
      </cx:tx>
      <cx:txPr>
        <a:bodyPr spcFirstLastPara="1" vertOverflow="ellipsis" horzOverflow="overflow" wrap="square" lIns="0" tIns="0" rIns="0" bIns="0" anchor="ctr" anchorCtr="1"/>
        <a:lstStyle/>
        <a:p>
          <a:pPr algn="ctr" rtl="0">
            <a:defRPr/>
          </a:pPr>
          <a:endParaRPr lang="en-US" sz="1100" b="0" i="0" u="none" strike="noStrike" baseline="0">
            <a:solidFill>
              <a:srgbClr val="000000">
                <a:lumMod val="65000"/>
                <a:lumOff val="35000"/>
              </a:srgbClr>
            </a:solidFill>
            <a:latin typeface="Arial"/>
            <a:cs typeface="Arial"/>
          </a:endParaRPr>
        </a:p>
      </cx:txPr>
    </cx:title>
    <cx:plotArea>
      <cx:plotAreaRegion>
        <cx:series layoutId="boxWhisker" uniqueId="{8C5D869D-FA65-4A40-B143-6293F623A24F}">
          <cx:tx>
            <cx:txData>
              <cx:f>Sheet2!$A$1</cx:f>
              <cx:v>Control (C1)</cx:v>
            </cx:txData>
          </cx:tx>
          <cx:dataId val="0"/>
          <cx:layoutPr>
            <cx:visibility meanLine="1" meanMarker="1" nonoutliers="0" outliers="1"/>
            <cx:statistics quartileMethod="exclusive"/>
          </cx:layoutPr>
        </cx:series>
        <cx:series layoutId="boxWhisker" uniqueId="{B78F0D14-650F-4AC0-9779-4F37A226FDB7}">
          <cx:tx>
            <cx:txData>
              <cx:f>Sheet2!$B$1</cx:f>
              <cx:v>Control (C2)</cx:v>
            </cx:txData>
          </cx:tx>
          <cx:dataId val="1"/>
          <cx:layoutPr>
            <cx:visibility meanLine="1" meanMarker="1" nonoutliers="0" outliers="1"/>
            <cx:statistics quartileMethod="exclusive"/>
          </cx:layoutPr>
        </cx:series>
        <cx:series layoutId="boxWhisker" uniqueId="{1665D14F-EB65-4D2F-98A4-6F58F89C133E}">
          <cx:tx>
            <cx:txData>
              <cx:f>Sheet2!$C$1</cx:f>
              <cx:v>Experiment (E)</cx:v>
            </cx:txData>
          </cx:tx>
          <cx:dataId val="2"/>
          <cx:layoutPr>
            <cx:visibility meanLine="1" meanMarker="1" nonoutliers="0" outliers="1"/>
            <cx:statistics quartileMethod="exclusive"/>
          </cx:layoutPr>
        </cx:series>
      </cx:plotAreaRegion>
      <cx:axis id="0" hidden="1">
        <cx:catScaling gapWidth="1"/>
        <cx:tickLabels/>
      </cx:axis>
      <cx:axis id="1">
        <cx:valScaling max="100" min="55"/>
        <cx:title>
          <cx:tx>
            <cx:rich>
              <a:bodyPr spcFirstLastPara="1" vertOverflow="ellipsis" horzOverflow="overflow" wrap="square" lIns="0" tIns="0" rIns="0" bIns="0" anchor="ctr" anchorCtr="1"/>
              <a:lstStyle/>
              <a:p>
                <a:pPr algn="ctr" rtl="0">
                  <a:defRPr/>
                </a:pPr>
                <a:r>
                  <a:rPr lang="en-US"/>
                  <a:t>Structured Academic Activities score (0–100)</a:t>
                </a:r>
                <a:endParaRPr lang="en-US" sz="900" b="0" i="0" u="none" strike="noStrike" baseline="0">
                  <a:solidFill>
                    <a:sysClr val="windowText" lastClr="000000">
                      <a:lumMod val="65000"/>
                      <a:lumOff val="35000"/>
                    </a:sysClr>
                  </a:solidFill>
                  <a:latin typeface="Calibri"/>
                </a:endParaRPr>
              </a:p>
            </cx:rich>
          </cx:tx>
        </cx:title>
        <cx:majorGridlines/>
        <cx:tickLabels/>
        <cx:spPr>
          <a:ln>
            <a:solidFill>
              <a:schemeClr val="accent1">
                <a:alpha val="93000"/>
              </a:schemeClr>
            </a:solidFill>
          </a:ln>
        </cx:spPr>
      </cx:axis>
    </cx:plotArea>
    <cx:legend pos="b" align="ctr" overlay="0"/>
  </cx:chart>
</cx: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73">
  <cs:axisTitle>
    <cs:lnRef idx="0"/>
    <cs:fillRef idx="0"/>
    <cs:effectRef idx="0"/>
    <cs:fontRef idx="minor">
      <a:schemeClr val="tx1">
        <a:lumMod val="65000"/>
        <a:lumOff val="35000"/>
      </a:schemeClr>
    </cs:fontRef>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tx1">
        <a:lumMod val="65000"/>
        <a:lumOff val="35000"/>
      </a:schemeClr>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styleClr val="auto"/>
    </cs:lnRef>
    <cs:fillRef idx="0">
      <cs:styleClr val="auto"/>
    </cs:fillRef>
    <cs:effectRef idx="0"/>
    <cs:fontRef idx="minor">
      <a:schemeClr val="tx1"/>
    </cs:fontRef>
    <cs:spPr>
      <a:solidFill>
        <a:schemeClr val="phClr"/>
      </a:solidFill>
      <a:ln>
        <a:solidFill>
          <a:schemeClr val="phClr"/>
        </a:solidFill>
      </a:ln>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6445AF306EBB441B7A6158762C40D43" ma:contentTypeVersion="28" ma:contentTypeDescription="Create a new document." ma:contentTypeScope="" ma:versionID="6fd1d3709ebdae3c6e0eeb2d23db798b">
  <xsd:schema xmlns:xsd="http://www.w3.org/2001/XMLSchema" xmlns:xs="http://www.w3.org/2001/XMLSchema" xmlns:p="http://schemas.microsoft.com/office/2006/metadata/properties" xmlns:ns2="26005759-6815-4540-b8ea-913958d74f23" xmlns:ns3="970c08f3-bdc0-46be-888b-e62464d9f78c" targetNamespace="http://schemas.microsoft.com/office/2006/metadata/properties" ma:root="true" ma:fieldsID="830d6d9b807b871f8ec19ed92d251fd0" ns2:_="" ns3:_="">
    <xsd:import namespace="26005759-6815-4540-b8ea-913958d74f23"/>
    <xsd:import namespace="970c08f3-bdc0-46be-888b-e62464d9f78c"/>
    <xsd:element name="properties">
      <xsd:complexType>
        <xsd:sequence>
          <xsd:element name="documentManagement">
            <xsd:complexType>
              <xsd:all>
                <xsd:element ref="ns2:_dlc_DocIdUrl" minOccurs="0"/>
                <xsd:element ref="ns2:_dlc_DocId" minOccurs="0"/>
                <xsd:element ref="ns2:_dlc_DocIdPersistId" minOccurs="0"/>
                <xsd:element ref="ns3:MediaServiceMetadata" minOccurs="0"/>
                <xsd:element ref="ns3:MediaServiceFastMetadata" minOccurs="0"/>
                <xsd:element ref="ns3:MediaServiceAutoKeyPoints" minOccurs="0"/>
                <xsd:element ref="ns3:MediaServiceKeyPoints" minOccurs="0"/>
                <xsd:element ref="ns2:SharedWithUsers" minOccurs="0"/>
                <xsd:element ref="ns2:SharedWithDetails" minOccurs="0"/>
                <xsd:element ref="ns3:MediaServiceDateTaken" minOccurs="0"/>
                <xsd:element ref="ns3:Status" minOccurs="0"/>
                <xsd:element ref="ns3:Lead" minOccurs="0"/>
                <xsd:element ref="ns3:Description" minOccurs="0"/>
                <xsd:element ref="ns3:_Flow_SignoffStatus" minOccurs="0"/>
                <xsd:element ref="ns3:MediaServiceOCR" minOccurs="0"/>
                <xsd:element ref="ns3:MediaServiceGenerationTime" minOccurs="0"/>
                <xsd:element ref="ns3:MediaServiceEventHashCode" minOccurs="0"/>
                <xsd:element ref="ns3:MediaServiceLocation" minOccurs="0"/>
                <xsd:element ref="ns3:MediaLengthInSeconds" minOccurs="0"/>
                <xsd:element ref="ns3:lcf76f155ced4ddcb4097134ff3c332f" minOccurs="0"/>
                <xsd:element ref="ns2: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6005759-6815-4540-b8ea-913958d74f23" elementFormDefault="qualified">
    <xsd:import namespace="http://schemas.microsoft.com/office/2006/documentManagement/types"/>
    <xsd:import namespace="http://schemas.microsoft.com/office/infopath/2007/PartnerControls"/>
    <xsd:element name="_dlc_DocIdUrl" ma:index="2" nillable="true" ma:displayName="Document ID" ma:description="Permanent link to this document." ma:hidden="true" ma:internalName="_dlc_DocIdUrl"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_dlc_DocId" ma:index="7" nillable="true" ma:displayName="Document ID Value" ma:description="The value of the document ID assigned to this item." ma:hidden="true" ma:internalName="_dlc_DocId" ma:readOnly="false">
      <xsd:simpleType>
        <xsd:restriction base="dms:Text"/>
      </xsd:simpleType>
    </xsd:element>
    <xsd:element name="_dlc_DocIdPersistId" ma:index="9" nillable="true" ma:displayName="Persist ID" ma:description="Keep ID on add." ma:hidden="true" ma:internalName="_dlc_DocIdPersistId" ma:readOnly="false">
      <xsd:simpleType>
        <xsd:restriction base="dms:Boolean"/>
      </xsd:simpleType>
    </xsd:element>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element name="TaxCatchAll" ma:index="29" nillable="true" ma:displayName="Taxonomy Catch All Column" ma:hidden="true" ma:list="{43fa7804-5c1f-47ca-a814-a80f2ff05ca7}" ma:internalName="TaxCatchAll" ma:showField="CatchAllData" ma:web="26005759-6815-4540-b8ea-913958d74f23">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970c08f3-bdc0-46be-888b-e62464d9f78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hidden="true" ma:internalName="MediaServiceKeyPoints" ma:readOnly="true">
      <xsd:simpleType>
        <xsd:restriction base="dms:Note"/>
      </xsd:simpleType>
    </xsd:element>
    <xsd:element name="MediaServiceDateTaken" ma:index="16" nillable="true" ma:displayName="MediaServiceDateTaken" ma:hidden="true" ma:internalName="MediaServiceDateTaken" ma:readOnly="true">
      <xsd:simpleType>
        <xsd:restriction base="dms:Text"/>
      </xsd:simpleType>
    </xsd:element>
    <xsd:element name="Status" ma:index="18" nillable="true" ma:displayName="Status" ma:default="New" ma:description="Archive function" ma:format="Dropdown" ma:internalName="Status">
      <xsd:simpleType>
        <xsd:restriction base="dms:Choice">
          <xsd:enumeration value="New"/>
          <xsd:enumeration value="Ongoing"/>
          <xsd:enumeration value="Finished"/>
        </xsd:restriction>
      </xsd:simpleType>
    </xsd:element>
    <xsd:element name="Lead" ma:index="19" nillable="true" ma:displayName="Lead" ma:format="Dropdown" ma:list="UserInfo" ma:SharePointGroup="0" ma:internalName="Lead">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escription" ma:index="20" nillable="true" ma:displayName="Description" ma:format="Dropdown" ma:internalName="Description">
      <xsd:simpleType>
        <xsd:restriction base="dms:Note">
          <xsd:maxLength value="255"/>
        </xsd:restriction>
      </xsd:simpleType>
    </xsd:element>
    <xsd:element name="_Flow_SignoffStatus" ma:index="21" nillable="true" ma:displayName="Sign-off status" ma:internalName="Sign_x002d_off_x0020_status">
      <xsd:simpleType>
        <xsd:restriction base="dms:Text"/>
      </xsd:simpleType>
    </xsd:element>
    <xsd:element name="MediaServiceOCR" ma:index="22" nillable="true" ma:displayName="Extracted Text" ma:internalName="MediaServiceOCR" ma:readOnly="true">
      <xsd:simpleType>
        <xsd:restriction base="dms:Note">
          <xsd:maxLength value="255"/>
        </xsd:restriction>
      </xsd:simpleType>
    </xsd:element>
    <xsd:element name="MediaServiceGenerationTime" ma:index="23" nillable="true" ma:displayName="MediaServiceGenerationTime" ma:hidden="true" ma:internalName="MediaServiceGenerationTime" ma:readOnly="true">
      <xsd:simpleType>
        <xsd:restriction base="dms:Text"/>
      </xsd:simpleType>
    </xsd:element>
    <xsd:element name="MediaServiceEventHashCode" ma:index="24" nillable="true" ma:displayName="MediaServiceEventHashCode" ma:hidden="true" ma:internalName="MediaServiceEventHashCode" ma:readOnly="true">
      <xsd:simpleType>
        <xsd:restriction base="dms:Text"/>
      </xsd:simpleType>
    </xsd:element>
    <xsd:element name="MediaServiceLocation" ma:index="25" nillable="true" ma:displayName="Location" ma:internalName="MediaServiceLocation" ma:readOnly="true">
      <xsd:simpleType>
        <xsd:restriction base="dms:Text"/>
      </xsd:simpleType>
    </xsd:element>
    <xsd:element name="MediaLengthInSeconds" ma:index="26" nillable="true" ma:displayName="Length (seconds)" ma:internalName="MediaLengthInSeconds" ma:readOnly="true">
      <xsd:simpleType>
        <xsd:restriction base="dms:Unknown"/>
      </xsd:simpleType>
    </xsd:element>
    <xsd:element name="lcf76f155ced4ddcb4097134ff3c332f" ma:index="28" nillable="true" ma:taxonomy="true" ma:internalName="lcf76f155ced4ddcb4097134ff3c332f" ma:taxonomyFieldName="MediaServiceImageTags" ma:displayName="Image Tags" ma:readOnly="false" ma:fieldId="{5cf76f15-5ced-4ddc-b409-7134ff3c332f}" ma:taxonomyMulti="true" ma:sspId="465d274b-74f9-43c9-a5ca-fb7fe75b76de" ma:termSetId="09814cd3-568e-fe90-9814-8d621ff8fb84" ma:anchorId="fba54fb3-c3e1-fe81-a776-ca4b69148c4d" ma:open="tru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5.xml><?xml version="1.0" encoding="utf-8"?>
<p:properties xmlns:p="http://schemas.microsoft.com/office/2006/metadata/properties" xmlns:xsi="http://www.w3.org/2001/XMLSchema-instance" xmlns:pc="http://schemas.microsoft.com/office/infopath/2007/PartnerControls">
  <documentManagement>
    <_dlc_DocId xmlns="26005759-6815-4540-b8ea-913958d74f23">FRONDOC-1086935359-10120</_dlc_DocId>
    <_dlc_DocIdUrl xmlns="26005759-6815-4540-b8ea-913958d74f23">
      <Url>https://frontiersin.sharepoint.com/Publishing/PubOps/Production/_layouts/15/DocIdRedir.aspx?ID=FRONDOC-1086935359-10120</Url>
      <Description>FRONDOC-1086935359-10120</Description>
    </_dlc_DocIdUrl>
    <_dlc_DocIdPersistId xmlns="26005759-6815-4540-b8ea-913958d74f23">false</_dlc_DocIdPersistId>
    <Description xmlns="970c08f3-bdc0-46be-888b-e62464d9f78c" xsi:nil="true"/>
    <Lead xmlns="970c08f3-bdc0-46be-888b-e62464d9f78c">
      <UserInfo>
        <DisplayName/>
        <AccountId xsi:nil="true"/>
        <AccountType/>
      </UserInfo>
    </Lead>
    <Status xmlns="970c08f3-bdc0-46be-888b-e62464d9f78c">New</Status>
    <_Flow_SignoffStatus xmlns="970c08f3-bdc0-46be-888b-e62464d9f78c" xsi:nil="true"/>
    <SharedWithUsers xmlns="26005759-6815-4540-b8ea-913958d74f23">
      <UserInfo>
        <DisplayName/>
        <AccountId xsi:nil="true"/>
        <AccountType/>
      </UserInfo>
    </SharedWithUsers>
    <lcf76f155ced4ddcb4097134ff3c332f xmlns="970c08f3-bdc0-46be-888b-e62464d9f78c">
      <Terms xmlns="http://schemas.microsoft.com/office/infopath/2007/PartnerControls"/>
    </lcf76f155ced4ddcb4097134ff3c332f>
    <TaxCatchAll xmlns="26005759-6815-4540-b8ea-913958d74f23" xsi:nil="true"/>
  </documentManagement>
</p:properties>
</file>

<file path=customXml/itemProps1.xml><?xml version="1.0" encoding="utf-8"?>
<ds:datastoreItem xmlns:ds="http://schemas.openxmlformats.org/officeDocument/2006/customXml" ds:itemID="{5F9F80FA-172A-49E6-812C-44A6388DD2F9}">
  <ds:schemaRefs>
    <ds:schemaRef ds:uri="http://schemas.openxmlformats.org/officeDocument/2006/bibliography"/>
  </ds:schemaRefs>
</ds:datastoreItem>
</file>

<file path=customXml/itemProps2.xml><?xml version="1.0" encoding="utf-8"?>
<ds:datastoreItem xmlns:ds="http://schemas.openxmlformats.org/officeDocument/2006/customXml" ds:itemID="{A547FD6E-73F0-4542-8474-D6680317EFD1}">
  <ds:schemaRefs>
    <ds:schemaRef ds:uri="http://schemas.microsoft.com/sharepoint/v3/contenttype/forms"/>
  </ds:schemaRefs>
</ds:datastoreItem>
</file>

<file path=customXml/itemProps3.xml><?xml version="1.0" encoding="utf-8"?>
<ds:datastoreItem xmlns:ds="http://schemas.openxmlformats.org/officeDocument/2006/customXml" ds:itemID="{37D19558-80B8-407F-9A85-A5582859BFC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6005759-6815-4540-b8ea-913958d74f23"/>
    <ds:schemaRef ds:uri="970c08f3-bdc0-46be-888b-e62464d9f78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1F9E78B-9130-4244-A349-202827F2937E}">
  <ds:schemaRefs>
    <ds:schemaRef ds:uri="http://schemas.microsoft.com/sharepoint/events"/>
  </ds:schemaRefs>
</ds:datastoreItem>
</file>

<file path=customXml/itemProps5.xml><?xml version="1.0" encoding="utf-8"?>
<ds:datastoreItem xmlns:ds="http://schemas.openxmlformats.org/officeDocument/2006/customXml" ds:itemID="{C80633FE-2C4D-43D3-9027-7B70B5BC8799}">
  <ds:schemaRefs>
    <ds:schemaRef ds:uri="http://schemas.microsoft.com/office/2006/metadata/properties"/>
    <ds:schemaRef ds:uri="http://schemas.microsoft.com/office/infopath/2007/PartnerControls"/>
    <ds:schemaRef ds:uri="26005759-6815-4540-b8ea-913958d74f23"/>
    <ds:schemaRef ds:uri="970c08f3-bdc0-46be-888b-e62464d9f78c"/>
  </ds:schemaRefs>
</ds:datastoreItem>
</file>

<file path=docProps/app.xml><?xml version="1.0" encoding="utf-8"?>
<Properties xmlns="http://schemas.openxmlformats.org/officeDocument/2006/extended-properties" xmlns:vt="http://schemas.openxmlformats.org/officeDocument/2006/docPropsVTypes">
  <Template>frontiers_template</Template>
  <TotalTime>552</TotalTime>
  <Pages>21</Pages>
  <Words>28408</Words>
  <Characters>161929</Characters>
  <Application>Microsoft Office Word</Application>
  <DocSecurity>0</DocSecurity>
  <Lines>1349</Lines>
  <Paragraphs>379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Frontiers</dc:creator>
  <cp:keywords/>
  <dc:description/>
  <cp:lastModifiedBy>Meliana Christianti J.</cp:lastModifiedBy>
  <cp:revision>53</cp:revision>
  <cp:lastPrinted>2026-03-09T16:49:00Z</cp:lastPrinted>
  <dcterms:created xsi:type="dcterms:W3CDTF">2026-03-10T05:23:00Z</dcterms:created>
  <dcterms:modified xsi:type="dcterms:W3CDTF">2026-03-30T05:37:00Z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0x01010026445AF306EBB441B7A6158762C40D43</vt:lpwstr>
  </property>
  <property fmtid="{D5CDD505-2E9C-101B-9397-08002B2CF9AE}" pid="3" name="_dlc_DocIdItemGuid">
    <vt:lpwstr>1f20ac40-4545-4ae8-9e88-2ffc72570862</vt:lpwstr>
  </property>
  <property fmtid="{D5CDD505-2E9C-101B-9397-08002B2CF9AE}" pid="4" name="Order">
    <vt:r8>1012000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MediaServiceImageTags">
    <vt:lpwstr/>
  </property>
  <property fmtid="{D5CDD505-2E9C-101B-9397-08002B2CF9AE}" pid="10" name="Mendeley Recent Style Id 0_1">
    <vt:lpwstr>http://www.zotero.org/styles/american-political-science-association</vt:lpwstr>
  </property>
  <property fmtid="{D5CDD505-2E9C-101B-9397-08002B2CF9AE}" pid="11" name="Mendeley Recent Style Name 0_1">
    <vt:lpwstr>American Political Science Association</vt:lpwstr>
  </property>
  <property fmtid="{D5CDD505-2E9C-101B-9397-08002B2CF9AE}" pid="12" name="Mendeley Recent Style Id 1_1">
    <vt:lpwstr>http://www.zotero.org/styles/american-sociological-association</vt:lpwstr>
  </property>
  <property fmtid="{D5CDD505-2E9C-101B-9397-08002B2CF9AE}" pid="13" name="Mendeley Recent Style Name 1_1">
    <vt:lpwstr>American Sociological Association 6th/7th edition</vt:lpwstr>
  </property>
  <property fmtid="{D5CDD505-2E9C-101B-9397-08002B2CF9AE}" pid="14" name="Mendeley Recent Style Id 2_1">
    <vt:lpwstr>http://www.zotero.org/styles/chicago-author-date</vt:lpwstr>
  </property>
  <property fmtid="{D5CDD505-2E9C-101B-9397-08002B2CF9AE}" pid="15" name="Mendeley Recent Style Name 2_1">
    <vt:lpwstr>Chicago Manual of Style 17th edition (author-date)</vt:lpwstr>
  </property>
  <property fmtid="{D5CDD505-2E9C-101B-9397-08002B2CF9AE}" pid="16" name="Mendeley Recent Style Id 3_1">
    <vt:lpwstr>http://www.zotero.org/styles/harvard-cite-them-right</vt:lpwstr>
  </property>
  <property fmtid="{D5CDD505-2E9C-101B-9397-08002B2CF9AE}" pid="17" name="Mendeley Recent Style Name 3_1">
    <vt:lpwstr>Cite Them Right 12th edition - Harvard</vt:lpwstr>
  </property>
  <property fmtid="{D5CDD505-2E9C-101B-9397-08002B2CF9AE}" pid="18" name="Mendeley Recent Style Id 4_1">
    <vt:lpwstr>http://www.zotero.org/styles/harvard1</vt:lpwstr>
  </property>
  <property fmtid="{D5CDD505-2E9C-101B-9397-08002B2CF9AE}" pid="19" name="Mendeley Recent Style Name 4_1">
    <vt:lpwstr>Harvard reference format 1 (deprecated)</vt:lpwstr>
  </property>
  <property fmtid="{D5CDD505-2E9C-101B-9397-08002B2CF9AE}" pid="20" name="Mendeley Recent Style Id 5_1">
    <vt:lpwstr>http://www.zotero.org/styles/ieee</vt:lpwstr>
  </property>
  <property fmtid="{D5CDD505-2E9C-101B-9397-08002B2CF9AE}" pid="21" name="Mendeley Recent Style Name 5_1">
    <vt:lpwstr>IEEE</vt:lpwstr>
  </property>
  <property fmtid="{D5CDD505-2E9C-101B-9397-08002B2CF9AE}" pid="22" name="Mendeley Recent Style Id 6_1">
    <vt:lpwstr>http://www.zotero.org/styles/institut-teknologi-bandung-sekolah-pascasarjana</vt:lpwstr>
  </property>
  <property fmtid="{D5CDD505-2E9C-101B-9397-08002B2CF9AE}" pid="23" name="Mendeley Recent Style Name 6_1">
    <vt:lpwstr>Institut Teknologi Bandung - Sekolah Pascasarjana</vt:lpwstr>
  </property>
  <property fmtid="{D5CDD505-2E9C-101B-9397-08002B2CF9AE}" pid="24" name="Mendeley Recent Style Id 7_1">
    <vt:lpwstr>http://www.zotero.org/styles/modern-humanities-research-association</vt:lpwstr>
  </property>
  <property fmtid="{D5CDD505-2E9C-101B-9397-08002B2CF9AE}" pid="25" name="Mendeley Recent Style Name 7_1">
    <vt:lpwstr>Modern Humanities Research Association, 4th edition (note with bibliography)</vt:lpwstr>
  </property>
  <property fmtid="{D5CDD505-2E9C-101B-9397-08002B2CF9AE}" pid="26" name="Mendeley Recent Style Id 8_1">
    <vt:lpwstr>http://www.zotero.org/styles/modern-language-association</vt:lpwstr>
  </property>
  <property fmtid="{D5CDD505-2E9C-101B-9397-08002B2CF9AE}" pid="27" name="Mendeley Recent Style Name 8_1">
    <vt:lpwstr>Modern Language Association 9th edition</vt:lpwstr>
  </property>
  <property fmtid="{D5CDD505-2E9C-101B-9397-08002B2CF9AE}" pid="28" name="Mendeley Recent Style Id 9_1">
    <vt:lpwstr>http://www.zotero.org/styles/nature</vt:lpwstr>
  </property>
  <property fmtid="{D5CDD505-2E9C-101B-9397-08002B2CF9AE}" pid="29" name="Mendeley Recent Style Name 9_1">
    <vt:lpwstr>Nature</vt:lpwstr>
  </property>
  <property fmtid="{D5CDD505-2E9C-101B-9397-08002B2CF9AE}" pid="30" name="Mendeley Document_1">
    <vt:lpwstr>True</vt:lpwstr>
  </property>
  <property fmtid="{D5CDD505-2E9C-101B-9397-08002B2CF9AE}" pid="31" name="Mendeley Citation Style_1">
    <vt:lpwstr>http://www.zotero.org/styles/harvard1</vt:lpwstr>
  </property>
  <property fmtid="{D5CDD505-2E9C-101B-9397-08002B2CF9AE}" pid="32" name="Mendeley Unique User Id_1">
    <vt:lpwstr>baf28bdc-77e7-34d4-9f05-da263b63d9b6</vt:lpwstr>
  </property>
</Properties>
</file>